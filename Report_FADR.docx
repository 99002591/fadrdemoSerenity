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77777777" w:rsidR="008A4CF9" w:rsidRDefault="00A23492">
      <w:pPr>
        <w:tabs>
          <w:tab w:val="left" w:pos="9630"/>
        </w:tabs>
        <w:ind w:firstLine="0"/>
        <w:jc w:val="both"/>
        <w:rPr>
          <w:rFonts w:ascii="Arial" w:hAnsi="Arial" w:cs="Arial"/>
          <w:sz w:val="18"/>
        </w:rPr>
      </w:pPr>
      <w:r>
        <w:pict w14:anchorId="1191413D">
          <v:rect id="Text Box 108" o:spid="_x0000_s1026" style="position:absolute;left:0;text-align:left;margin-left:6.25pt;margin-top:.05pt;width:407.25pt;height:107pt;z-index:251658752" filled="f" stroked="f" strokecolor="#3465a4" strokeweight=".18mm">
            <v:fill o:detectmouseclick="t"/>
            <v:stroke joinstyle="round"/>
            <v:textbox>
              <w:txbxContent>
                <w:p w14:paraId="094336D6" w14:textId="6BC5B06F" w:rsidR="00C241E1" w:rsidRDefault="00C241E1" w:rsidP="002830E2">
                  <w:pPr>
                    <w:pStyle w:val="FrameContents"/>
                    <w:jc w:val="center"/>
                    <w:rPr>
                      <w:rFonts w:ascii="Arial" w:hAnsi="Arial" w:cs="Arial"/>
                      <w:color w:val="000000"/>
                      <w:sz w:val="48"/>
                      <w:szCs w:val="48"/>
                    </w:rPr>
                  </w:pPr>
                  <w:r>
                    <w:rPr>
                      <w:rFonts w:ascii="Arial" w:hAnsi="Arial" w:cs="Arial"/>
                      <w:color w:val="000000"/>
                      <w:sz w:val="48"/>
                      <w:szCs w:val="48"/>
                    </w:rPr>
                    <w:t xml:space="preserve">Genesis </w:t>
                  </w:r>
                  <w:del w:id="0" w:author="Amit Das" w:date="2020-12-22T10:57:00Z">
                    <w:r w:rsidDel="00DB21C7">
                      <w:rPr>
                        <w:rFonts w:ascii="Arial" w:hAnsi="Arial" w:cs="Arial"/>
                        <w:color w:val="000000"/>
                        <w:sz w:val="48"/>
                        <w:szCs w:val="48"/>
                      </w:rPr>
                      <w:delText>Learning Report</w:delText>
                    </w:r>
                  </w:del>
                  <w:ins w:id="1" w:author="Amit Das" w:date="2020-12-22T10:57:00Z">
                    <w:r w:rsidR="00DB21C7">
                      <w:rPr>
                        <w:rFonts w:ascii="Arial" w:hAnsi="Arial" w:cs="Arial"/>
                        <w:color w:val="000000"/>
                        <w:sz w:val="48"/>
                        <w:szCs w:val="48"/>
                      </w:rPr>
                      <w:t>Shadow Project Report</w:t>
                    </w:r>
                  </w:ins>
                </w:p>
                <w:p w14:paraId="4D274324" w14:textId="2BF22994" w:rsidR="00C241E1" w:rsidRPr="00717400" w:rsidRDefault="00C241E1" w:rsidP="002830E2">
                  <w:pPr>
                    <w:pStyle w:val="FrameContents"/>
                    <w:jc w:val="center"/>
                    <w:rPr>
                      <w:rFonts w:ascii="Arial" w:hAnsi="Arial" w:cs="Arial"/>
                      <w:b/>
                      <w:color w:val="000000"/>
                      <w:sz w:val="48"/>
                      <w:szCs w:val="48"/>
                    </w:rPr>
                  </w:pPr>
                  <w:r w:rsidRPr="00717400">
                    <w:rPr>
                      <w:rFonts w:ascii="Arial" w:hAnsi="Arial" w:cs="Arial"/>
                      <w:b/>
                      <w:color w:val="000000"/>
                      <w:sz w:val="48"/>
                      <w:szCs w:val="48"/>
                    </w:rPr>
                    <w:t xml:space="preserve">Manual and Automation Test of FADR web application </w:t>
                  </w:r>
                </w:p>
              </w:txbxContent>
            </v:textbox>
            <w10:wrap type="square"/>
          </v:rect>
        </w:pict>
      </w:r>
      <w:r w:rsidR="00D51C1F">
        <w:rPr>
          <w:noProof/>
          <w:lang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53"/>
        <w:gridCol w:w="1646"/>
        <w:gridCol w:w="1701"/>
        <w:gridCol w:w="1560"/>
        <w:gridCol w:w="1984"/>
        <w:gridCol w:w="2162"/>
      </w:tblGrid>
      <w:tr w:rsidR="008F02E5" w14:paraId="5BA818E8" w14:textId="77777777" w:rsidTr="009C4B51">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C91582">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646"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C91582">
            <w:pPr>
              <w:ind w:left="-36" w:firstLine="12"/>
              <w:jc w:val="center"/>
              <w:rPr>
                <w:rStyle w:val="Strong"/>
                <w:rFonts w:ascii="Arial" w:hAnsi="Arial" w:cs="Arial"/>
                <w:color w:val="FFFFFF"/>
              </w:rPr>
            </w:pPr>
            <w:r>
              <w:rPr>
                <w:rStyle w:val="Strong"/>
                <w:rFonts w:ascii="Arial" w:hAnsi="Arial" w:cs="Arial"/>
                <w:color w:val="FFFFFF"/>
              </w:rPr>
              <w:t>Release Date</w:t>
            </w:r>
          </w:p>
        </w:tc>
        <w:tc>
          <w:tcPr>
            <w:tcW w:w="1701"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C91582">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56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C91582">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C91582">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16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C91582">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9C4B51">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6BEE7DCC" w:rsidR="008F02E5" w:rsidRDefault="00BF0436" w:rsidP="00C91582">
            <w:pPr>
              <w:pStyle w:val="TableText"/>
              <w:spacing w:after="0"/>
              <w:ind w:left="-54" w:firstLine="27"/>
              <w:jc w:val="center"/>
              <w:rPr>
                <w:rFonts w:cs="Arial"/>
              </w:rPr>
            </w:pPr>
            <w:r>
              <w:rPr>
                <w:rFonts w:cs="Arial"/>
              </w:rPr>
              <w:t>1</w:t>
            </w:r>
          </w:p>
        </w:tc>
        <w:tc>
          <w:tcPr>
            <w:tcW w:w="164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6984CDA6" w:rsidR="008F02E5" w:rsidRDefault="00BF0436" w:rsidP="00C91582">
            <w:pPr>
              <w:pStyle w:val="TableText"/>
              <w:spacing w:after="0"/>
              <w:ind w:left="-54" w:hanging="12"/>
              <w:jc w:val="center"/>
            </w:pPr>
            <w:r>
              <w:t>8</w:t>
            </w:r>
            <w:r w:rsidRPr="00BF0436">
              <w:rPr>
                <w:vertAlign w:val="superscript"/>
              </w:rPr>
              <w:t>th</w:t>
            </w:r>
            <w:r>
              <w:t xml:space="preserve"> Dec 2020</w:t>
            </w:r>
          </w:p>
        </w:tc>
        <w:tc>
          <w:tcPr>
            <w:tcW w:w="17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5502B4F8" w:rsidR="008F02E5" w:rsidRDefault="00BF0436" w:rsidP="00C91582">
            <w:pPr>
              <w:pStyle w:val="TableText"/>
              <w:spacing w:after="0"/>
              <w:ind w:left="-54" w:firstLine="5"/>
              <w:jc w:val="center"/>
            </w:pPr>
            <w:r>
              <w:t>Amit Das</w:t>
            </w:r>
          </w:p>
        </w:tc>
        <w:tc>
          <w:tcPr>
            <w:tcW w:w="156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C91582">
            <w:pPr>
              <w:pStyle w:val="TableText"/>
              <w:spacing w:after="0"/>
              <w:ind w:left="-54" w:firstLine="46"/>
              <w:jc w:val="center"/>
            </w:pPr>
          </w:p>
        </w:tc>
        <w:tc>
          <w:tcPr>
            <w:tcW w:w="19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C91582">
            <w:pPr>
              <w:pStyle w:val="TableText"/>
              <w:spacing w:after="0"/>
              <w:ind w:left="92" w:hanging="34"/>
              <w:jc w:val="center"/>
              <w:rPr>
                <w:rFonts w:cs="Arial"/>
              </w:rPr>
            </w:pPr>
          </w:p>
        </w:tc>
        <w:tc>
          <w:tcPr>
            <w:tcW w:w="216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9C4B51">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17658568" w:rsidR="008F02E5" w:rsidRDefault="00F227B5" w:rsidP="00C91582">
            <w:pPr>
              <w:pStyle w:val="TableText"/>
              <w:spacing w:after="0"/>
              <w:ind w:left="-54" w:firstLine="27"/>
              <w:jc w:val="center"/>
              <w:rPr>
                <w:rFonts w:cs="Arial"/>
              </w:rPr>
            </w:pPr>
            <w:r>
              <w:rPr>
                <w:rFonts w:cs="Arial"/>
              </w:rPr>
              <w:t>2</w:t>
            </w:r>
          </w:p>
        </w:tc>
        <w:tc>
          <w:tcPr>
            <w:tcW w:w="164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622ADA46" w:rsidR="008F02E5" w:rsidRDefault="00F227B5" w:rsidP="00C91582">
            <w:pPr>
              <w:pStyle w:val="TableText"/>
              <w:spacing w:after="0"/>
              <w:ind w:left="-54" w:hanging="12"/>
              <w:jc w:val="center"/>
              <w:rPr>
                <w:rFonts w:cs="Arial"/>
              </w:rPr>
            </w:pPr>
            <w:r>
              <w:rPr>
                <w:rFonts w:cs="Arial"/>
              </w:rPr>
              <w:t>21</w:t>
            </w:r>
            <w:r w:rsidRPr="00F227B5">
              <w:rPr>
                <w:rFonts w:cs="Arial"/>
                <w:vertAlign w:val="superscript"/>
              </w:rPr>
              <w:t>st</w:t>
            </w:r>
            <w:r>
              <w:rPr>
                <w:rFonts w:cs="Arial"/>
              </w:rPr>
              <w:t xml:space="preserve"> Dec 2020</w:t>
            </w:r>
          </w:p>
        </w:tc>
        <w:tc>
          <w:tcPr>
            <w:tcW w:w="17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55C13304" w:rsidR="008F02E5" w:rsidRDefault="00F227B5" w:rsidP="00C91582">
            <w:pPr>
              <w:pStyle w:val="TableText"/>
              <w:spacing w:after="0"/>
              <w:ind w:left="-54" w:firstLine="5"/>
              <w:jc w:val="center"/>
              <w:rPr>
                <w:rFonts w:cs="Arial"/>
              </w:rPr>
            </w:pPr>
            <w:r>
              <w:rPr>
                <w:rFonts w:cs="Arial"/>
              </w:rPr>
              <w:t>Amit Das</w:t>
            </w:r>
          </w:p>
        </w:tc>
        <w:tc>
          <w:tcPr>
            <w:tcW w:w="156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C91582">
            <w:pPr>
              <w:pStyle w:val="TableText"/>
              <w:spacing w:after="0"/>
              <w:ind w:left="-54" w:firstLine="46"/>
              <w:jc w:val="center"/>
              <w:rPr>
                <w:rFonts w:cs="Arial"/>
              </w:rPr>
            </w:pPr>
          </w:p>
        </w:tc>
        <w:tc>
          <w:tcPr>
            <w:tcW w:w="19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C91582">
            <w:pPr>
              <w:pStyle w:val="TableText"/>
              <w:spacing w:after="0"/>
              <w:ind w:left="92" w:hanging="34"/>
              <w:jc w:val="center"/>
              <w:rPr>
                <w:rFonts w:cs="Arial"/>
              </w:rPr>
            </w:pPr>
          </w:p>
        </w:tc>
        <w:tc>
          <w:tcPr>
            <w:tcW w:w="216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C91582">
            <w:pPr>
              <w:pStyle w:val="TableText"/>
              <w:spacing w:after="0"/>
              <w:ind w:left="-54"/>
              <w:jc w:val="center"/>
              <w:rPr>
                <w:rFonts w:cs="Arial"/>
              </w:rPr>
            </w:pPr>
          </w:p>
        </w:tc>
      </w:tr>
      <w:tr w:rsidR="008F02E5" w14:paraId="1B6132A4" w14:textId="77777777" w:rsidTr="009C4B51">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C91582">
            <w:pPr>
              <w:pStyle w:val="TableText"/>
              <w:spacing w:after="0"/>
              <w:ind w:left="-54" w:firstLine="27"/>
              <w:jc w:val="center"/>
              <w:rPr>
                <w:rFonts w:cs="Arial"/>
              </w:rPr>
            </w:pPr>
          </w:p>
        </w:tc>
        <w:tc>
          <w:tcPr>
            <w:tcW w:w="164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C91582">
            <w:pPr>
              <w:pStyle w:val="TableText"/>
              <w:spacing w:after="0"/>
              <w:ind w:left="-54" w:hanging="12"/>
              <w:jc w:val="center"/>
              <w:rPr>
                <w:rFonts w:cs="Arial"/>
              </w:rPr>
            </w:pPr>
          </w:p>
        </w:tc>
        <w:tc>
          <w:tcPr>
            <w:tcW w:w="17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C91582">
            <w:pPr>
              <w:pStyle w:val="TableText"/>
              <w:spacing w:after="0"/>
              <w:ind w:left="-54" w:firstLine="5"/>
              <w:jc w:val="center"/>
              <w:rPr>
                <w:rFonts w:cs="Arial"/>
              </w:rPr>
            </w:pPr>
          </w:p>
        </w:tc>
        <w:tc>
          <w:tcPr>
            <w:tcW w:w="156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C91582">
            <w:pPr>
              <w:pStyle w:val="TableText"/>
              <w:spacing w:after="0"/>
              <w:ind w:left="-54" w:firstLine="46"/>
              <w:jc w:val="center"/>
              <w:rPr>
                <w:rFonts w:cs="Arial"/>
              </w:rPr>
            </w:pPr>
          </w:p>
        </w:tc>
        <w:tc>
          <w:tcPr>
            <w:tcW w:w="19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C91582">
            <w:pPr>
              <w:pStyle w:val="TableText"/>
              <w:spacing w:after="0"/>
              <w:ind w:left="92" w:hanging="34"/>
              <w:jc w:val="center"/>
              <w:rPr>
                <w:rFonts w:cs="Arial"/>
              </w:rPr>
            </w:pPr>
          </w:p>
        </w:tc>
        <w:tc>
          <w:tcPr>
            <w:tcW w:w="216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C91582">
            <w:pPr>
              <w:pStyle w:val="TableText"/>
              <w:spacing w:after="0"/>
              <w:ind w:left="-54"/>
              <w:jc w:val="center"/>
              <w:rPr>
                <w:rFonts w:cs="Arial"/>
              </w:rPr>
            </w:pPr>
          </w:p>
        </w:tc>
      </w:tr>
      <w:tr w:rsidR="008F02E5" w14:paraId="63A3066D" w14:textId="77777777" w:rsidTr="009C4B51">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C91582">
            <w:pPr>
              <w:pStyle w:val="TableText"/>
              <w:spacing w:after="0"/>
              <w:ind w:left="-54" w:firstLine="27"/>
              <w:jc w:val="center"/>
              <w:rPr>
                <w:rFonts w:cs="Arial"/>
              </w:rPr>
            </w:pPr>
          </w:p>
        </w:tc>
        <w:tc>
          <w:tcPr>
            <w:tcW w:w="164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C91582">
            <w:pPr>
              <w:pStyle w:val="TableText"/>
              <w:spacing w:after="0"/>
              <w:ind w:left="-54" w:hanging="12"/>
              <w:jc w:val="center"/>
              <w:rPr>
                <w:rFonts w:cs="Arial"/>
              </w:rPr>
            </w:pPr>
          </w:p>
        </w:tc>
        <w:tc>
          <w:tcPr>
            <w:tcW w:w="17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C91582">
            <w:pPr>
              <w:pStyle w:val="TableText"/>
              <w:spacing w:after="0"/>
              <w:ind w:left="-54" w:firstLine="5"/>
              <w:jc w:val="center"/>
              <w:rPr>
                <w:rFonts w:cs="Arial"/>
              </w:rPr>
            </w:pPr>
          </w:p>
        </w:tc>
        <w:tc>
          <w:tcPr>
            <w:tcW w:w="156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C91582">
            <w:pPr>
              <w:pStyle w:val="TableText"/>
              <w:spacing w:after="0"/>
              <w:ind w:left="-54" w:firstLine="46"/>
              <w:jc w:val="center"/>
              <w:rPr>
                <w:rFonts w:cs="Arial"/>
              </w:rPr>
            </w:pPr>
          </w:p>
        </w:tc>
        <w:tc>
          <w:tcPr>
            <w:tcW w:w="19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C91582">
            <w:pPr>
              <w:pStyle w:val="TableText"/>
              <w:spacing w:after="0"/>
              <w:ind w:left="92" w:hanging="34"/>
              <w:jc w:val="center"/>
              <w:rPr>
                <w:rFonts w:cs="Arial"/>
              </w:rPr>
            </w:pPr>
          </w:p>
        </w:tc>
        <w:tc>
          <w:tcPr>
            <w:tcW w:w="216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C91582">
            <w:pPr>
              <w:pStyle w:val="TableText"/>
              <w:spacing w:after="0"/>
              <w:ind w:left="-54"/>
              <w:jc w:val="center"/>
              <w:rPr>
                <w:rFonts w:cs="Arial"/>
              </w:rPr>
            </w:pPr>
          </w:p>
        </w:tc>
      </w:tr>
      <w:tr w:rsidR="008F02E5" w14:paraId="376BEBC7" w14:textId="77777777" w:rsidTr="009C4B51">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C91582">
            <w:pPr>
              <w:pStyle w:val="TableText"/>
              <w:spacing w:after="0"/>
              <w:ind w:left="-54" w:firstLine="27"/>
              <w:jc w:val="center"/>
              <w:rPr>
                <w:rFonts w:cs="Arial"/>
              </w:rPr>
            </w:pPr>
          </w:p>
        </w:tc>
        <w:tc>
          <w:tcPr>
            <w:tcW w:w="164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C91582">
            <w:pPr>
              <w:pStyle w:val="TableText"/>
              <w:spacing w:after="0"/>
              <w:ind w:left="-54" w:hanging="12"/>
              <w:jc w:val="center"/>
              <w:rPr>
                <w:rFonts w:cs="Arial"/>
              </w:rPr>
            </w:pPr>
          </w:p>
        </w:tc>
        <w:tc>
          <w:tcPr>
            <w:tcW w:w="17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C91582">
            <w:pPr>
              <w:pStyle w:val="TableText"/>
              <w:spacing w:after="0"/>
              <w:ind w:left="-54" w:firstLine="5"/>
              <w:jc w:val="center"/>
              <w:rPr>
                <w:rFonts w:cs="Arial"/>
              </w:rPr>
            </w:pPr>
          </w:p>
        </w:tc>
        <w:tc>
          <w:tcPr>
            <w:tcW w:w="156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C91582">
            <w:pPr>
              <w:pStyle w:val="TableText"/>
              <w:spacing w:after="0"/>
              <w:ind w:left="-54" w:firstLine="46"/>
              <w:jc w:val="center"/>
              <w:rPr>
                <w:rFonts w:cs="Arial"/>
              </w:rPr>
            </w:pPr>
          </w:p>
        </w:tc>
        <w:tc>
          <w:tcPr>
            <w:tcW w:w="19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C91582">
            <w:pPr>
              <w:pStyle w:val="TableText"/>
              <w:spacing w:after="0"/>
              <w:ind w:left="92" w:hanging="34"/>
              <w:jc w:val="center"/>
              <w:rPr>
                <w:rFonts w:cs="Arial"/>
              </w:rPr>
            </w:pPr>
          </w:p>
        </w:tc>
        <w:tc>
          <w:tcPr>
            <w:tcW w:w="216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C91582">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2" w:name="_Toc229759047"/>
      <w:bookmarkStart w:id="3" w:name="_Toc229764175"/>
      <w:bookmarkStart w:id="4" w:name="_Toc311197302"/>
      <w:bookmarkStart w:id="5" w:name="_Toc513545819"/>
      <w:bookmarkEnd w:id="2"/>
      <w:bookmarkEnd w:id="3"/>
      <w:bookmarkEnd w:id="4"/>
      <w:bookmarkEnd w:id="5"/>
      <w:r>
        <w:rPr>
          <w:rFonts w:ascii="Trebuchet MS" w:eastAsia="MS Mincho" w:hAnsi="Trebuchet MS"/>
          <w:b/>
          <w:bCs/>
          <w:sz w:val="20"/>
          <w:szCs w:val="20"/>
          <w:lang w:bidi="ar-SA"/>
        </w:rPr>
        <w:br w:type="page"/>
      </w:r>
    </w:p>
    <w:bookmarkStart w:id="6" w:name="_Toc59526583"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pPr>
            <w:pStyle w:val="TOCHeading"/>
          </w:pPr>
          <w:r>
            <w:t>Contents</w:t>
          </w:r>
          <w:bookmarkEnd w:id="6"/>
        </w:p>
        <w:p w14:paraId="33CAF193" w14:textId="512FE87A" w:rsidR="000556AA" w:rsidRDefault="00F408CD">
          <w:pPr>
            <w:pStyle w:val="TOC1"/>
            <w:tabs>
              <w:tab w:val="right" w:leader="dot" w:pos="10160"/>
            </w:tabs>
            <w:rPr>
              <w:rFonts w:eastAsiaTheme="minorEastAsia" w:cstheme="minorBidi"/>
              <w:b w:val="0"/>
              <w:bCs w:val="0"/>
              <w:caps w:val="0"/>
              <w:noProof/>
              <w:sz w:val="22"/>
              <w:szCs w:val="22"/>
              <w:lang w:val="en-IN" w:eastAsia="en-IN" w:bidi="ar-SA"/>
            </w:rPr>
          </w:pPr>
          <w:r>
            <w:fldChar w:fldCharType="begin"/>
          </w:r>
          <w:r>
            <w:instrText xml:space="preserve"> TOC \o "1-3" \h \z \u </w:instrText>
          </w:r>
          <w:r>
            <w:fldChar w:fldCharType="separate"/>
          </w:r>
          <w:hyperlink w:anchor="_Toc59526583" w:history="1">
            <w:r w:rsidR="000556AA" w:rsidRPr="00A26E26">
              <w:rPr>
                <w:rStyle w:val="Hyperlink"/>
                <w:noProof/>
              </w:rPr>
              <w:t>Contents</w:t>
            </w:r>
            <w:r w:rsidR="000556AA">
              <w:rPr>
                <w:noProof/>
                <w:webHidden/>
              </w:rPr>
              <w:tab/>
            </w:r>
            <w:r w:rsidR="000556AA">
              <w:rPr>
                <w:noProof/>
                <w:webHidden/>
              </w:rPr>
              <w:fldChar w:fldCharType="begin"/>
            </w:r>
            <w:r w:rsidR="000556AA">
              <w:rPr>
                <w:noProof/>
                <w:webHidden/>
              </w:rPr>
              <w:instrText xml:space="preserve"> PAGEREF _Toc59526583 \h </w:instrText>
            </w:r>
            <w:r w:rsidR="000556AA">
              <w:rPr>
                <w:noProof/>
                <w:webHidden/>
              </w:rPr>
            </w:r>
            <w:r w:rsidR="000556AA">
              <w:rPr>
                <w:noProof/>
                <w:webHidden/>
              </w:rPr>
              <w:fldChar w:fldCharType="separate"/>
            </w:r>
            <w:r w:rsidR="000556AA">
              <w:rPr>
                <w:noProof/>
                <w:webHidden/>
              </w:rPr>
              <w:t>3</w:t>
            </w:r>
            <w:r w:rsidR="000556AA">
              <w:rPr>
                <w:noProof/>
                <w:webHidden/>
              </w:rPr>
              <w:fldChar w:fldCharType="end"/>
            </w:r>
          </w:hyperlink>
        </w:p>
        <w:p w14:paraId="0BA25CDD" w14:textId="3D409A51" w:rsidR="000556AA" w:rsidRDefault="00A23492">
          <w:pPr>
            <w:pStyle w:val="TOC1"/>
            <w:tabs>
              <w:tab w:val="right" w:leader="dot" w:pos="10160"/>
            </w:tabs>
            <w:rPr>
              <w:rFonts w:eastAsiaTheme="minorEastAsia" w:cstheme="minorBidi"/>
              <w:b w:val="0"/>
              <w:bCs w:val="0"/>
              <w:caps w:val="0"/>
              <w:noProof/>
              <w:sz w:val="22"/>
              <w:szCs w:val="22"/>
              <w:lang w:val="en-IN" w:eastAsia="en-IN" w:bidi="ar-SA"/>
            </w:rPr>
          </w:pPr>
          <w:hyperlink w:anchor="_Toc59526584" w:history="1">
            <w:r w:rsidR="000556AA" w:rsidRPr="00A26E26">
              <w:rPr>
                <w:rStyle w:val="Hyperlink"/>
                <w:noProof/>
              </w:rPr>
              <w:t>Table of Figures</w:t>
            </w:r>
            <w:r w:rsidR="000556AA">
              <w:rPr>
                <w:noProof/>
                <w:webHidden/>
              </w:rPr>
              <w:tab/>
            </w:r>
            <w:r w:rsidR="000556AA">
              <w:rPr>
                <w:noProof/>
                <w:webHidden/>
              </w:rPr>
              <w:fldChar w:fldCharType="begin"/>
            </w:r>
            <w:r w:rsidR="000556AA">
              <w:rPr>
                <w:noProof/>
                <w:webHidden/>
              </w:rPr>
              <w:instrText xml:space="preserve"> PAGEREF _Toc59526584 \h </w:instrText>
            </w:r>
            <w:r w:rsidR="000556AA">
              <w:rPr>
                <w:noProof/>
                <w:webHidden/>
              </w:rPr>
            </w:r>
            <w:r w:rsidR="000556AA">
              <w:rPr>
                <w:noProof/>
                <w:webHidden/>
              </w:rPr>
              <w:fldChar w:fldCharType="separate"/>
            </w:r>
            <w:r w:rsidR="000556AA">
              <w:rPr>
                <w:noProof/>
                <w:webHidden/>
              </w:rPr>
              <w:t>4</w:t>
            </w:r>
            <w:r w:rsidR="000556AA">
              <w:rPr>
                <w:noProof/>
                <w:webHidden/>
              </w:rPr>
              <w:fldChar w:fldCharType="end"/>
            </w:r>
          </w:hyperlink>
        </w:p>
        <w:p w14:paraId="6ED13032" w14:textId="64BD36B4" w:rsidR="000556AA" w:rsidRDefault="00A23492">
          <w:pPr>
            <w:pStyle w:val="TOC1"/>
            <w:tabs>
              <w:tab w:val="right" w:leader="dot" w:pos="10160"/>
            </w:tabs>
            <w:rPr>
              <w:rFonts w:eastAsiaTheme="minorEastAsia" w:cstheme="minorBidi"/>
              <w:b w:val="0"/>
              <w:bCs w:val="0"/>
              <w:caps w:val="0"/>
              <w:noProof/>
              <w:sz w:val="22"/>
              <w:szCs w:val="22"/>
              <w:lang w:val="en-IN" w:eastAsia="en-IN" w:bidi="ar-SA"/>
            </w:rPr>
          </w:pPr>
          <w:hyperlink w:anchor="_Toc59526585" w:history="1">
            <w:r w:rsidR="000556AA" w:rsidRPr="00A26E26">
              <w:rPr>
                <w:rStyle w:val="Hyperlink"/>
                <w:noProof/>
              </w:rPr>
              <w:t>Table of Tables</w:t>
            </w:r>
            <w:r w:rsidR="000556AA">
              <w:rPr>
                <w:noProof/>
                <w:webHidden/>
              </w:rPr>
              <w:tab/>
            </w:r>
            <w:r w:rsidR="000556AA">
              <w:rPr>
                <w:noProof/>
                <w:webHidden/>
              </w:rPr>
              <w:fldChar w:fldCharType="begin"/>
            </w:r>
            <w:r w:rsidR="000556AA">
              <w:rPr>
                <w:noProof/>
                <w:webHidden/>
              </w:rPr>
              <w:instrText xml:space="preserve"> PAGEREF _Toc59526585 \h </w:instrText>
            </w:r>
            <w:r w:rsidR="000556AA">
              <w:rPr>
                <w:noProof/>
                <w:webHidden/>
              </w:rPr>
            </w:r>
            <w:r w:rsidR="000556AA">
              <w:rPr>
                <w:noProof/>
                <w:webHidden/>
              </w:rPr>
              <w:fldChar w:fldCharType="separate"/>
            </w:r>
            <w:r w:rsidR="000556AA">
              <w:rPr>
                <w:noProof/>
                <w:webHidden/>
              </w:rPr>
              <w:t>4</w:t>
            </w:r>
            <w:r w:rsidR="000556AA">
              <w:rPr>
                <w:noProof/>
                <w:webHidden/>
              </w:rPr>
              <w:fldChar w:fldCharType="end"/>
            </w:r>
          </w:hyperlink>
        </w:p>
        <w:p w14:paraId="6A32EAEB" w14:textId="69A6F949" w:rsidR="000556AA" w:rsidRDefault="00A23492">
          <w:pPr>
            <w:pStyle w:val="TOC1"/>
            <w:tabs>
              <w:tab w:val="right" w:leader="dot" w:pos="10160"/>
            </w:tabs>
            <w:rPr>
              <w:rFonts w:eastAsiaTheme="minorEastAsia" w:cstheme="minorBidi"/>
              <w:b w:val="0"/>
              <w:bCs w:val="0"/>
              <w:caps w:val="0"/>
              <w:noProof/>
              <w:sz w:val="22"/>
              <w:szCs w:val="22"/>
              <w:lang w:val="en-IN" w:eastAsia="en-IN" w:bidi="ar-SA"/>
            </w:rPr>
          </w:pPr>
          <w:hyperlink w:anchor="_Toc59526586" w:history="1">
            <w:r w:rsidR="000556AA" w:rsidRPr="00A26E26">
              <w:rPr>
                <w:rStyle w:val="Hyperlink"/>
                <w:noProof/>
              </w:rPr>
              <w:t>Shadow Project Topic: Manual and Automation Testing of FADR webpage (UI &amp; API)</w:t>
            </w:r>
            <w:r w:rsidR="000556AA">
              <w:rPr>
                <w:noProof/>
                <w:webHidden/>
              </w:rPr>
              <w:tab/>
            </w:r>
            <w:r w:rsidR="000556AA">
              <w:rPr>
                <w:noProof/>
                <w:webHidden/>
              </w:rPr>
              <w:fldChar w:fldCharType="begin"/>
            </w:r>
            <w:r w:rsidR="000556AA">
              <w:rPr>
                <w:noProof/>
                <w:webHidden/>
              </w:rPr>
              <w:instrText xml:space="preserve"> PAGEREF _Toc59526586 \h </w:instrText>
            </w:r>
            <w:r w:rsidR="000556AA">
              <w:rPr>
                <w:noProof/>
                <w:webHidden/>
              </w:rPr>
            </w:r>
            <w:r w:rsidR="000556AA">
              <w:rPr>
                <w:noProof/>
                <w:webHidden/>
              </w:rPr>
              <w:fldChar w:fldCharType="separate"/>
            </w:r>
            <w:r w:rsidR="000556AA">
              <w:rPr>
                <w:noProof/>
                <w:webHidden/>
              </w:rPr>
              <w:t>5</w:t>
            </w:r>
            <w:r w:rsidR="000556AA">
              <w:rPr>
                <w:noProof/>
                <w:webHidden/>
              </w:rPr>
              <w:fldChar w:fldCharType="end"/>
            </w:r>
          </w:hyperlink>
        </w:p>
        <w:p w14:paraId="3E6B23D8" w14:textId="0F4FA820" w:rsidR="000556AA" w:rsidRDefault="00A23492">
          <w:pPr>
            <w:pStyle w:val="TOC2"/>
            <w:tabs>
              <w:tab w:val="right" w:leader="dot" w:pos="10160"/>
            </w:tabs>
            <w:rPr>
              <w:rFonts w:eastAsiaTheme="minorEastAsia" w:cstheme="minorBidi"/>
              <w:smallCaps w:val="0"/>
              <w:noProof/>
              <w:sz w:val="22"/>
              <w:szCs w:val="22"/>
              <w:lang w:val="en-IN" w:eastAsia="en-IN" w:bidi="ar-SA"/>
            </w:rPr>
          </w:pPr>
          <w:hyperlink w:anchor="_Toc59526587" w:history="1">
            <w:r w:rsidR="000556AA" w:rsidRPr="00A26E26">
              <w:rPr>
                <w:rStyle w:val="Hyperlink"/>
                <w:noProof/>
              </w:rPr>
              <w:t>Project Description:</w:t>
            </w:r>
            <w:r w:rsidR="000556AA">
              <w:rPr>
                <w:noProof/>
                <w:webHidden/>
              </w:rPr>
              <w:tab/>
            </w:r>
            <w:r w:rsidR="000556AA">
              <w:rPr>
                <w:noProof/>
                <w:webHidden/>
              </w:rPr>
              <w:fldChar w:fldCharType="begin"/>
            </w:r>
            <w:r w:rsidR="000556AA">
              <w:rPr>
                <w:noProof/>
                <w:webHidden/>
              </w:rPr>
              <w:instrText xml:space="preserve"> PAGEREF _Toc59526587 \h </w:instrText>
            </w:r>
            <w:r w:rsidR="000556AA">
              <w:rPr>
                <w:noProof/>
                <w:webHidden/>
              </w:rPr>
            </w:r>
            <w:r w:rsidR="000556AA">
              <w:rPr>
                <w:noProof/>
                <w:webHidden/>
              </w:rPr>
              <w:fldChar w:fldCharType="separate"/>
            </w:r>
            <w:r w:rsidR="000556AA">
              <w:rPr>
                <w:noProof/>
                <w:webHidden/>
              </w:rPr>
              <w:t>5</w:t>
            </w:r>
            <w:r w:rsidR="000556AA">
              <w:rPr>
                <w:noProof/>
                <w:webHidden/>
              </w:rPr>
              <w:fldChar w:fldCharType="end"/>
            </w:r>
          </w:hyperlink>
        </w:p>
        <w:p w14:paraId="2F4AF394" w14:textId="67CFAC74" w:rsidR="000556AA" w:rsidRDefault="00A23492">
          <w:pPr>
            <w:pStyle w:val="TOC3"/>
            <w:tabs>
              <w:tab w:val="right" w:leader="dot" w:pos="10160"/>
            </w:tabs>
            <w:rPr>
              <w:rFonts w:eastAsiaTheme="minorEastAsia" w:cstheme="minorBidi"/>
              <w:i w:val="0"/>
              <w:iCs w:val="0"/>
              <w:noProof/>
              <w:sz w:val="22"/>
              <w:szCs w:val="22"/>
              <w:lang w:val="en-IN" w:eastAsia="en-IN" w:bidi="ar-SA"/>
            </w:rPr>
          </w:pPr>
          <w:hyperlink w:anchor="_Toc59526588" w:history="1">
            <w:r w:rsidR="000556AA" w:rsidRPr="00A26E26">
              <w:rPr>
                <w:rStyle w:val="Hyperlink"/>
                <w:noProof/>
              </w:rPr>
              <w:t>Tools and Technology Used:</w:t>
            </w:r>
            <w:r w:rsidR="000556AA">
              <w:rPr>
                <w:noProof/>
                <w:webHidden/>
              </w:rPr>
              <w:tab/>
            </w:r>
            <w:r w:rsidR="000556AA">
              <w:rPr>
                <w:noProof/>
                <w:webHidden/>
              </w:rPr>
              <w:fldChar w:fldCharType="begin"/>
            </w:r>
            <w:r w:rsidR="000556AA">
              <w:rPr>
                <w:noProof/>
                <w:webHidden/>
              </w:rPr>
              <w:instrText xml:space="preserve"> PAGEREF _Toc59526588 \h </w:instrText>
            </w:r>
            <w:r w:rsidR="000556AA">
              <w:rPr>
                <w:noProof/>
                <w:webHidden/>
              </w:rPr>
            </w:r>
            <w:r w:rsidR="000556AA">
              <w:rPr>
                <w:noProof/>
                <w:webHidden/>
              </w:rPr>
              <w:fldChar w:fldCharType="separate"/>
            </w:r>
            <w:r w:rsidR="000556AA">
              <w:rPr>
                <w:noProof/>
                <w:webHidden/>
              </w:rPr>
              <w:t>5</w:t>
            </w:r>
            <w:r w:rsidR="000556AA">
              <w:rPr>
                <w:noProof/>
                <w:webHidden/>
              </w:rPr>
              <w:fldChar w:fldCharType="end"/>
            </w:r>
          </w:hyperlink>
        </w:p>
        <w:p w14:paraId="696F53FF" w14:textId="10712C57" w:rsidR="000556AA" w:rsidRDefault="00A23492">
          <w:pPr>
            <w:pStyle w:val="TOC2"/>
            <w:tabs>
              <w:tab w:val="right" w:leader="dot" w:pos="10160"/>
            </w:tabs>
            <w:rPr>
              <w:rFonts w:eastAsiaTheme="minorEastAsia" w:cstheme="minorBidi"/>
              <w:smallCaps w:val="0"/>
              <w:noProof/>
              <w:sz w:val="22"/>
              <w:szCs w:val="22"/>
              <w:lang w:val="en-IN" w:eastAsia="en-IN" w:bidi="ar-SA"/>
            </w:rPr>
          </w:pPr>
          <w:hyperlink w:anchor="_Toc59526589" w:history="1">
            <w:r w:rsidR="000556AA" w:rsidRPr="00A26E26">
              <w:rPr>
                <w:rStyle w:val="Hyperlink"/>
                <w:noProof/>
              </w:rPr>
              <w:t>Topics Covered:</w:t>
            </w:r>
            <w:r w:rsidR="000556AA">
              <w:rPr>
                <w:noProof/>
                <w:webHidden/>
              </w:rPr>
              <w:tab/>
            </w:r>
            <w:r w:rsidR="000556AA">
              <w:rPr>
                <w:noProof/>
                <w:webHidden/>
              </w:rPr>
              <w:fldChar w:fldCharType="begin"/>
            </w:r>
            <w:r w:rsidR="000556AA">
              <w:rPr>
                <w:noProof/>
                <w:webHidden/>
              </w:rPr>
              <w:instrText xml:space="preserve"> PAGEREF _Toc59526589 \h </w:instrText>
            </w:r>
            <w:r w:rsidR="000556AA">
              <w:rPr>
                <w:noProof/>
                <w:webHidden/>
              </w:rPr>
            </w:r>
            <w:r w:rsidR="000556AA">
              <w:rPr>
                <w:noProof/>
                <w:webHidden/>
              </w:rPr>
              <w:fldChar w:fldCharType="separate"/>
            </w:r>
            <w:r w:rsidR="000556AA">
              <w:rPr>
                <w:noProof/>
                <w:webHidden/>
              </w:rPr>
              <w:t>5</w:t>
            </w:r>
            <w:r w:rsidR="000556AA">
              <w:rPr>
                <w:noProof/>
                <w:webHidden/>
              </w:rPr>
              <w:fldChar w:fldCharType="end"/>
            </w:r>
          </w:hyperlink>
        </w:p>
        <w:p w14:paraId="6EF658AB" w14:textId="30BB87D3" w:rsidR="000556AA" w:rsidRDefault="00A23492">
          <w:pPr>
            <w:pStyle w:val="TOC2"/>
            <w:tabs>
              <w:tab w:val="right" w:leader="dot" w:pos="10160"/>
            </w:tabs>
            <w:rPr>
              <w:rFonts w:eastAsiaTheme="minorEastAsia" w:cstheme="minorBidi"/>
              <w:smallCaps w:val="0"/>
              <w:noProof/>
              <w:sz w:val="22"/>
              <w:szCs w:val="22"/>
              <w:lang w:val="en-IN" w:eastAsia="en-IN" w:bidi="ar-SA"/>
            </w:rPr>
          </w:pPr>
          <w:hyperlink w:anchor="_Toc59526590" w:history="1">
            <w:r w:rsidR="000556AA" w:rsidRPr="00A26E26">
              <w:rPr>
                <w:rStyle w:val="Hyperlink"/>
                <w:noProof/>
              </w:rPr>
              <w:t>Objectives</w:t>
            </w:r>
            <w:r w:rsidR="000556AA">
              <w:rPr>
                <w:noProof/>
                <w:webHidden/>
              </w:rPr>
              <w:tab/>
            </w:r>
            <w:r w:rsidR="000556AA">
              <w:rPr>
                <w:noProof/>
                <w:webHidden/>
              </w:rPr>
              <w:fldChar w:fldCharType="begin"/>
            </w:r>
            <w:r w:rsidR="000556AA">
              <w:rPr>
                <w:noProof/>
                <w:webHidden/>
              </w:rPr>
              <w:instrText xml:space="preserve"> PAGEREF _Toc59526590 \h </w:instrText>
            </w:r>
            <w:r w:rsidR="000556AA">
              <w:rPr>
                <w:noProof/>
                <w:webHidden/>
              </w:rPr>
            </w:r>
            <w:r w:rsidR="000556AA">
              <w:rPr>
                <w:noProof/>
                <w:webHidden/>
              </w:rPr>
              <w:fldChar w:fldCharType="separate"/>
            </w:r>
            <w:r w:rsidR="000556AA">
              <w:rPr>
                <w:noProof/>
                <w:webHidden/>
              </w:rPr>
              <w:t>6</w:t>
            </w:r>
            <w:r w:rsidR="000556AA">
              <w:rPr>
                <w:noProof/>
                <w:webHidden/>
              </w:rPr>
              <w:fldChar w:fldCharType="end"/>
            </w:r>
          </w:hyperlink>
        </w:p>
        <w:p w14:paraId="7BB47BB3" w14:textId="2A468BAB" w:rsidR="000556AA" w:rsidRDefault="00A23492">
          <w:pPr>
            <w:pStyle w:val="TOC2"/>
            <w:tabs>
              <w:tab w:val="right" w:leader="dot" w:pos="10160"/>
            </w:tabs>
            <w:rPr>
              <w:rFonts w:eastAsiaTheme="minorEastAsia" w:cstheme="minorBidi"/>
              <w:smallCaps w:val="0"/>
              <w:noProof/>
              <w:sz w:val="22"/>
              <w:szCs w:val="22"/>
              <w:lang w:val="en-IN" w:eastAsia="en-IN" w:bidi="ar-SA"/>
            </w:rPr>
          </w:pPr>
          <w:hyperlink w:anchor="_Toc59526591" w:history="1">
            <w:r w:rsidR="000556AA" w:rsidRPr="00A26E26">
              <w:rPr>
                <w:rStyle w:val="Hyperlink"/>
                <w:noProof/>
              </w:rPr>
              <w:t>Requirements</w:t>
            </w:r>
            <w:r w:rsidR="000556AA">
              <w:rPr>
                <w:noProof/>
                <w:webHidden/>
              </w:rPr>
              <w:tab/>
            </w:r>
            <w:r w:rsidR="000556AA">
              <w:rPr>
                <w:noProof/>
                <w:webHidden/>
              </w:rPr>
              <w:fldChar w:fldCharType="begin"/>
            </w:r>
            <w:r w:rsidR="000556AA">
              <w:rPr>
                <w:noProof/>
                <w:webHidden/>
              </w:rPr>
              <w:instrText xml:space="preserve"> PAGEREF _Toc59526591 \h </w:instrText>
            </w:r>
            <w:r w:rsidR="000556AA">
              <w:rPr>
                <w:noProof/>
                <w:webHidden/>
              </w:rPr>
            </w:r>
            <w:r w:rsidR="000556AA">
              <w:rPr>
                <w:noProof/>
                <w:webHidden/>
              </w:rPr>
              <w:fldChar w:fldCharType="separate"/>
            </w:r>
            <w:r w:rsidR="000556AA">
              <w:rPr>
                <w:noProof/>
                <w:webHidden/>
              </w:rPr>
              <w:t>6</w:t>
            </w:r>
            <w:r w:rsidR="000556AA">
              <w:rPr>
                <w:noProof/>
                <w:webHidden/>
              </w:rPr>
              <w:fldChar w:fldCharType="end"/>
            </w:r>
          </w:hyperlink>
        </w:p>
        <w:p w14:paraId="55FA6B4D" w14:textId="4A0BD68F" w:rsidR="000556AA" w:rsidRDefault="00A23492">
          <w:pPr>
            <w:pStyle w:val="TOC3"/>
            <w:tabs>
              <w:tab w:val="right" w:leader="dot" w:pos="10160"/>
            </w:tabs>
            <w:rPr>
              <w:rFonts w:eastAsiaTheme="minorEastAsia" w:cstheme="minorBidi"/>
              <w:i w:val="0"/>
              <w:iCs w:val="0"/>
              <w:noProof/>
              <w:sz w:val="22"/>
              <w:szCs w:val="22"/>
              <w:lang w:val="en-IN" w:eastAsia="en-IN" w:bidi="ar-SA"/>
            </w:rPr>
          </w:pPr>
          <w:hyperlink w:anchor="_Toc59526592" w:history="1">
            <w:r w:rsidR="000556AA" w:rsidRPr="00A26E26">
              <w:rPr>
                <w:rStyle w:val="Hyperlink"/>
                <w:rFonts w:ascii="Cambria" w:hAnsi="Cambria"/>
                <w:noProof/>
              </w:rPr>
              <w:t>High Level Requirements</w:t>
            </w:r>
            <w:r w:rsidR="000556AA">
              <w:rPr>
                <w:noProof/>
                <w:webHidden/>
              </w:rPr>
              <w:tab/>
            </w:r>
            <w:r w:rsidR="000556AA">
              <w:rPr>
                <w:noProof/>
                <w:webHidden/>
              </w:rPr>
              <w:fldChar w:fldCharType="begin"/>
            </w:r>
            <w:r w:rsidR="000556AA">
              <w:rPr>
                <w:noProof/>
                <w:webHidden/>
              </w:rPr>
              <w:instrText xml:space="preserve"> PAGEREF _Toc59526592 \h </w:instrText>
            </w:r>
            <w:r w:rsidR="000556AA">
              <w:rPr>
                <w:noProof/>
                <w:webHidden/>
              </w:rPr>
            </w:r>
            <w:r w:rsidR="000556AA">
              <w:rPr>
                <w:noProof/>
                <w:webHidden/>
              </w:rPr>
              <w:fldChar w:fldCharType="separate"/>
            </w:r>
            <w:r w:rsidR="000556AA">
              <w:rPr>
                <w:noProof/>
                <w:webHidden/>
              </w:rPr>
              <w:t>6</w:t>
            </w:r>
            <w:r w:rsidR="000556AA">
              <w:rPr>
                <w:noProof/>
                <w:webHidden/>
              </w:rPr>
              <w:fldChar w:fldCharType="end"/>
            </w:r>
          </w:hyperlink>
        </w:p>
        <w:p w14:paraId="02F34AC2" w14:textId="27C536ED" w:rsidR="000556AA" w:rsidRDefault="00A23492">
          <w:pPr>
            <w:pStyle w:val="TOC3"/>
            <w:tabs>
              <w:tab w:val="right" w:leader="dot" w:pos="10160"/>
            </w:tabs>
            <w:rPr>
              <w:rFonts w:eastAsiaTheme="minorEastAsia" w:cstheme="minorBidi"/>
              <w:i w:val="0"/>
              <w:iCs w:val="0"/>
              <w:noProof/>
              <w:sz w:val="22"/>
              <w:szCs w:val="22"/>
              <w:lang w:val="en-IN" w:eastAsia="en-IN" w:bidi="ar-SA"/>
            </w:rPr>
          </w:pPr>
          <w:hyperlink w:anchor="_Toc59526593" w:history="1">
            <w:r w:rsidR="000556AA" w:rsidRPr="00A26E26">
              <w:rPr>
                <w:rStyle w:val="Hyperlink"/>
                <w:noProof/>
              </w:rPr>
              <w:t>Low Level Requirements</w:t>
            </w:r>
            <w:r w:rsidR="000556AA">
              <w:rPr>
                <w:noProof/>
                <w:webHidden/>
              </w:rPr>
              <w:tab/>
            </w:r>
            <w:r w:rsidR="000556AA">
              <w:rPr>
                <w:noProof/>
                <w:webHidden/>
              </w:rPr>
              <w:fldChar w:fldCharType="begin"/>
            </w:r>
            <w:r w:rsidR="000556AA">
              <w:rPr>
                <w:noProof/>
                <w:webHidden/>
              </w:rPr>
              <w:instrText xml:space="preserve"> PAGEREF _Toc59526593 \h </w:instrText>
            </w:r>
            <w:r w:rsidR="000556AA">
              <w:rPr>
                <w:noProof/>
                <w:webHidden/>
              </w:rPr>
            </w:r>
            <w:r w:rsidR="000556AA">
              <w:rPr>
                <w:noProof/>
                <w:webHidden/>
              </w:rPr>
              <w:fldChar w:fldCharType="separate"/>
            </w:r>
            <w:r w:rsidR="000556AA">
              <w:rPr>
                <w:noProof/>
                <w:webHidden/>
              </w:rPr>
              <w:t>6</w:t>
            </w:r>
            <w:r w:rsidR="000556AA">
              <w:rPr>
                <w:noProof/>
                <w:webHidden/>
              </w:rPr>
              <w:fldChar w:fldCharType="end"/>
            </w:r>
          </w:hyperlink>
        </w:p>
        <w:p w14:paraId="4A87A987" w14:textId="259E7875" w:rsidR="000556AA" w:rsidRDefault="00A23492">
          <w:pPr>
            <w:pStyle w:val="TOC2"/>
            <w:tabs>
              <w:tab w:val="right" w:leader="dot" w:pos="10160"/>
            </w:tabs>
            <w:rPr>
              <w:rFonts w:eastAsiaTheme="minorEastAsia" w:cstheme="minorBidi"/>
              <w:smallCaps w:val="0"/>
              <w:noProof/>
              <w:sz w:val="22"/>
              <w:szCs w:val="22"/>
              <w:lang w:val="en-IN" w:eastAsia="en-IN" w:bidi="ar-SA"/>
            </w:rPr>
          </w:pPr>
          <w:hyperlink w:anchor="_Toc59526594" w:history="1">
            <w:r w:rsidR="000556AA" w:rsidRPr="00A26E26">
              <w:rPr>
                <w:rStyle w:val="Hyperlink"/>
                <w:noProof/>
              </w:rPr>
              <w:t>Manual Test Plan for FADR Customer Registration – API</w:t>
            </w:r>
            <w:r w:rsidR="000556AA">
              <w:rPr>
                <w:noProof/>
                <w:webHidden/>
              </w:rPr>
              <w:tab/>
            </w:r>
            <w:r w:rsidR="000556AA">
              <w:rPr>
                <w:noProof/>
                <w:webHidden/>
              </w:rPr>
              <w:fldChar w:fldCharType="begin"/>
            </w:r>
            <w:r w:rsidR="000556AA">
              <w:rPr>
                <w:noProof/>
                <w:webHidden/>
              </w:rPr>
              <w:instrText xml:space="preserve"> PAGEREF _Toc59526594 \h </w:instrText>
            </w:r>
            <w:r w:rsidR="000556AA">
              <w:rPr>
                <w:noProof/>
                <w:webHidden/>
              </w:rPr>
            </w:r>
            <w:r w:rsidR="000556AA">
              <w:rPr>
                <w:noProof/>
                <w:webHidden/>
              </w:rPr>
              <w:fldChar w:fldCharType="separate"/>
            </w:r>
            <w:r w:rsidR="000556AA">
              <w:rPr>
                <w:noProof/>
                <w:webHidden/>
              </w:rPr>
              <w:t>7</w:t>
            </w:r>
            <w:r w:rsidR="000556AA">
              <w:rPr>
                <w:noProof/>
                <w:webHidden/>
              </w:rPr>
              <w:fldChar w:fldCharType="end"/>
            </w:r>
          </w:hyperlink>
        </w:p>
        <w:p w14:paraId="517F6A99" w14:textId="5B142046" w:rsidR="000556AA" w:rsidRDefault="00A23492">
          <w:pPr>
            <w:pStyle w:val="TOC2"/>
            <w:tabs>
              <w:tab w:val="right" w:leader="dot" w:pos="10160"/>
            </w:tabs>
            <w:rPr>
              <w:rFonts w:eastAsiaTheme="minorEastAsia" w:cstheme="minorBidi"/>
              <w:smallCaps w:val="0"/>
              <w:noProof/>
              <w:sz w:val="22"/>
              <w:szCs w:val="22"/>
              <w:lang w:val="en-IN" w:eastAsia="en-IN" w:bidi="ar-SA"/>
            </w:rPr>
          </w:pPr>
          <w:hyperlink w:anchor="_Toc59526595" w:history="1">
            <w:r w:rsidR="000556AA" w:rsidRPr="00A26E26">
              <w:rPr>
                <w:rStyle w:val="Hyperlink"/>
                <w:noProof/>
              </w:rPr>
              <w:t>Manual Test plans for FADR Customer Registration – UI</w:t>
            </w:r>
            <w:r w:rsidR="000556AA">
              <w:rPr>
                <w:noProof/>
                <w:webHidden/>
              </w:rPr>
              <w:tab/>
            </w:r>
            <w:r w:rsidR="000556AA">
              <w:rPr>
                <w:noProof/>
                <w:webHidden/>
              </w:rPr>
              <w:fldChar w:fldCharType="begin"/>
            </w:r>
            <w:r w:rsidR="000556AA">
              <w:rPr>
                <w:noProof/>
                <w:webHidden/>
              </w:rPr>
              <w:instrText xml:space="preserve"> PAGEREF _Toc59526595 \h </w:instrText>
            </w:r>
            <w:r w:rsidR="000556AA">
              <w:rPr>
                <w:noProof/>
                <w:webHidden/>
              </w:rPr>
            </w:r>
            <w:r w:rsidR="000556AA">
              <w:rPr>
                <w:noProof/>
                <w:webHidden/>
              </w:rPr>
              <w:fldChar w:fldCharType="separate"/>
            </w:r>
            <w:r w:rsidR="000556AA">
              <w:rPr>
                <w:noProof/>
                <w:webHidden/>
              </w:rPr>
              <w:t>10</w:t>
            </w:r>
            <w:r w:rsidR="000556AA">
              <w:rPr>
                <w:noProof/>
                <w:webHidden/>
              </w:rPr>
              <w:fldChar w:fldCharType="end"/>
            </w:r>
          </w:hyperlink>
        </w:p>
        <w:p w14:paraId="20295629" w14:textId="0B91D45F" w:rsidR="000556AA" w:rsidRDefault="00A23492">
          <w:pPr>
            <w:pStyle w:val="TOC2"/>
            <w:tabs>
              <w:tab w:val="right" w:leader="dot" w:pos="10160"/>
            </w:tabs>
            <w:rPr>
              <w:rFonts w:eastAsiaTheme="minorEastAsia" w:cstheme="minorBidi"/>
              <w:smallCaps w:val="0"/>
              <w:noProof/>
              <w:sz w:val="22"/>
              <w:szCs w:val="22"/>
              <w:lang w:val="en-IN" w:eastAsia="en-IN" w:bidi="ar-SA"/>
            </w:rPr>
          </w:pPr>
          <w:hyperlink w:anchor="_Toc59526596" w:history="1">
            <w:r w:rsidR="000556AA" w:rsidRPr="00A26E26">
              <w:rPr>
                <w:rStyle w:val="Hyperlink"/>
                <w:noProof/>
              </w:rPr>
              <w:t>Getting Familiar with POSTMAN tool and REST API</w:t>
            </w:r>
            <w:r w:rsidR="000556AA">
              <w:rPr>
                <w:noProof/>
                <w:webHidden/>
              </w:rPr>
              <w:tab/>
            </w:r>
            <w:r w:rsidR="000556AA">
              <w:rPr>
                <w:noProof/>
                <w:webHidden/>
              </w:rPr>
              <w:fldChar w:fldCharType="begin"/>
            </w:r>
            <w:r w:rsidR="000556AA">
              <w:rPr>
                <w:noProof/>
                <w:webHidden/>
              </w:rPr>
              <w:instrText xml:space="preserve"> PAGEREF _Toc59526596 \h </w:instrText>
            </w:r>
            <w:r w:rsidR="000556AA">
              <w:rPr>
                <w:noProof/>
                <w:webHidden/>
              </w:rPr>
            </w:r>
            <w:r w:rsidR="000556AA">
              <w:rPr>
                <w:noProof/>
                <w:webHidden/>
              </w:rPr>
              <w:fldChar w:fldCharType="separate"/>
            </w:r>
            <w:r w:rsidR="000556AA">
              <w:rPr>
                <w:noProof/>
                <w:webHidden/>
              </w:rPr>
              <w:t>12</w:t>
            </w:r>
            <w:r w:rsidR="000556AA">
              <w:rPr>
                <w:noProof/>
                <w:webHidden/>
              </w:rPr>
              <w:fldChar w:fldCharType="end"/>
            </w:r>
          </w:hyperlink>
        </w:p>
        <w:p w14:paraId="6CDB2FEB" w14:textId="55C5F9E5" w:rsidR="000556AA" w:rsidRDefault="00A23492">
          <w:pPr>
            <w:pStyle w:val="TOC2"/>
            <w:tabs>
              <w:tab w:val="right" w:leader="dot" w:pos="10160"/>
            </w:tabs>
            <w:rPr>
              <w:rFonts w:eastAsiaTheme="minorEastAsia" w:cstheme="minorBidi"/>
              <w:smallCaps w:val="0"/>
              <w:noProof/>
              <w:sz w:val="22"/>
              <w:szCs w:val="22"/>
              <w:lang w:val="en-IN" w:eastAsia="en-IN" w:bidi="ar-SA"/>
            </w:rPr>
          </w:pPr>
          <w:hyperlink w:anchor="_Toc59526597" w:history="1">
            <w:r w:rsidR="000556AA" w:rsidRPr="00A26E26">
              <w:rPr>
                <w:rStyle w:val="Hyperlink"/>
                <w:noProof/>
              </w:rPr>
              <w:t>Test Automation scripts for Login into FADR application using Cucumber BDD, Selenium and Rest-assured – UI and API</w:t>
            </w:r>
            <w:r w:rsidR="000556AA">
              <w:rPr>
                <w:noProof/>
                <w:webHidden/>
              </w:rPr>
              <w:tab/>
            </w:r>
            <w:r w:rsidR="000556AA">
              <w:rPr>
                <w:noProof/>
                <w:webHidden/>
              </w:rPr>
              <w:fldChar w:fldCharType="begin"/>
            </w:r>
            <w:r w:rsidR="000556AA">
              <w:rPr>
                <w:noProof/>
                <w:webHidden/>
              </w:rPr>
              <w:instrText xml:space="preserve"> PAGEREF _Toc59526597 \h </w:instrText>
            </w:r>
            <w:r w:rsidR="000556AA">
              <w:rPr>
                <w:noProof/>
                <w:webHidden/>
              </w:rPr>
            </w:r>
            <w:r w:rsidR="000556AA">
              <w:rPr>
                <w:noProof/>
                <w:webHidden/>
              </w:rPr>
              <w:fldChar w:fldCharType="separate"/>
            </w:r>
            <w:r w:rsidR="000556AA">
              <w:rPr>
                <w:noProof/>
                <w:webHidden/>
              </w:rPr>
              <w:t>15</w:t>
            </w:r>
            <w:r w:rsidR="000556AA">
              <w:rPr>
                <w:noProof/>
                <w:webHidden/>
              </w:rPr>
              <w:fldChar w:fldCharType="end"/>
            </w:r>
          </w:hyperlink>
        </w:p>
        <w:p w14:paraId="2FCA4016" w14:textId="00EB049A" w:rsidR="000556AA" w:rsidRDefault="00A23492">
          <w:pPr>
            <w:pStyle w:val="TOC3"/>
            <w:tabs>
              <w:tab w:val="right" w:leader="dot" w:pos="10160"/>
            </w:tabs>
            <w:rPr>
              <w:rFonts w:eastAsiaTheme="minorEastAsia" w:cstheme="minorBidi"/>
              <w:i w:val="0"/>
              <w:iCs w:val="0"/>
              <w:noProof/>
              <w:sz w:val="22"/>
              <w:szCs w:val="22"/>
              <w:lang w:val="en-IN" w:eastAsia="en-IN" w:bidi="ar-SA"/>
            </w:rPr>
          </w:pPr>
          <w:hyperlink w:anchor="_Toc59526598" w:history="1">
            <w:r w:rsidR="000556AA" w:rsidRPr="00A26E26">
              <w:rPr>
                <w:rStyle w:val="Hyperlink"/>
                <w:rFonts w:ascii="Cambria" w:hAnsi="Cambria" w:cs="Calibri"/>
                <w:noProof/>
              </w:rPr>
              <w:t>Reports generated by standalone cucumber BDD</w:t>
            </w:r>
            <w:r w:rsidR="000556AA">
              <w:rPr>
                <w:noProof/>
                <w:webHidden/>
              </w:rPr>
              <w:tab/>
            </w:r>
            <w:r w:rsidR="000556AA">
              <w:rPr>
                <w:noProof/>
                <w:webHidden/>
              </w:rPr>
              <w:fldChar w:fldCharType="begin"/>
            </w:r>
            <w:r w:rsidR="000556AA">
              <w:rPr>
                <w:noProof/>
                <w:webHidden/>
              </w:rPr>
              <w:instrText xml:space="preserve"> PAGEREF _Toc59526598 \h </w:instrText>
            </w:r>
            <w:r w:rsidR="000556AA">
              <w:rPr>
                <w:noProof/>
                <w:webHidden/>
              </w:rPr>
            </w:r>
            <w:r w:rsidR="000556AA">
              <w:rPr>
                <w:noProof/>
                <w:webHidden/>
              </w:rPr>
              <w:fldChar w:fldCharType="separate"/>
            </w:r>
            <w:r w:rsidR="000556AA">
              <w:rPr>
                <w:noProof/>
                <w:webHidden/>
              </w:rPr>
              <w:t>15</w:t>
            </w:r>
            <w:r w:rsidR="000556AA">
              <w:rPr>
                <w:noProof/>
                <w:webHidden/>
              </w:rPr>
              <w:fldChar w:fldCharType="end"/>
            </w:r>
          </w:hyperlink>
        </w:p>
        <w:p w14:paraId="7D094D40" w14:textId="5A900E12" w:rsidR="000556AA" w:rsidRDefault="00A23492">
          <w:pPr>
            <w:pStyle w:val="TOC2"/>
            <w:tabs>
              <w:tab w:val="right" w:leader="dot" w:pos="10160"/>
            </w:tabs>
            <w:rPr>
              <w:rFonts w:eastAsiaTheme="minorEastAsia" w:cstheme="minorBidi"/>
              <w:smallCaps w:val="0"/>
              <w:noProof/>
              <w:sz w:val="22"/>
              <w:szCs w:val="22"/>
              <w:lang w:val="en-IN" w:eastAsia="en-IN" w:bidi="ar-SA"/>
            </w:rPr>
          </w:pPr>
          <w:hyperlink w:anchor="_Toc59526599" w:history="1">
            <w:r w:rsidR="000556AA" w:rsidRPr="00A26E26">
              <w:rPr>
                <w:rStyle w:val="Hyperlink"/>
                <w:noProof/>
              </w:rPr>
              <w:t>Test Automation scripts for Login into FADR application using Serenity – UI and API</w:t>
            </w:r>
            <w:r w:rsidR="000556AA">
              <w:rPr>
                <w:noProof/>
                <w:webHidden/>
              </w:rPr>
              <w:tab/>
            </w:r>
            <w:r w:rsidR="000556AA">
              <w:rPr>
                <w:noProof/>
                <w:webHidden/>
              </w:rPr>
              <w:fldChar w:fldCharType="begin"/>
            </w:r>
            <w:r w:rsidR="000556AA">
              <w:rPr>
                <w:noProof/>
                <w:webHidden/>
              </w:rPr>
              <w:instrText xml:space="preserve"> PAGEREF _Toc59526599 \h </w:instrText>
            </w:r>
            <w:r w:rsidR="000556AA">
              <w:rPr>
                <w:noProof/>
                <w:webHidden/>
              </w:rPr>
            </w:r>
            <w:r w:rsidR="000556AA">
              <w:rPr>
                <w:noProof/>
                <w:webHidden/>
              </w:rPr>
              <w:fldChar w:fldCharType="separate"/>
            </w:r>
            <w:r w:rsidR="000556AA">
              <w:rPr>
                <w:noProof/>
                <w:webHidden/>
              </w:rPr>
              <w:t>17</w:t>
            </w:r>
            <w:r w:rsidR="000556AA">
              <w:rPr>
                <w:noProof/>
                <w:webHidden/>
              </w:rPr>
              <w:fldChar w:fldCharType="end"/>
            </w:r>
          </w:hyperlink>
        </w:p>
        <w:p w14:paraId="68E59878" w14:textId="4C00DAD3" w:rsidR="000556AA" w:rsidRDefault="00A23492">
          <w:pPr>
            <w:pStyle w:val="TOC3"/>
            <w:tabs>
              <w:tab w:val="right" w:leader="dot" w:pos="10160"/>
            </w:tabs>
            <w:rPr>
              <w:rFonts w:eastAsiaTheme="minorEastAsia" w:cstheme="minorBidi"/>
              <w:i w:val="0"/>
              <w:iCs w:val="0"/>
              <w:noProof/>
              <w:sz w:val="22"/>
              <w:szCs w:val="22"/>
              <w:lang w:val="en-IN" w:eastAsia="en-IN" w:bidi="ar-SA"/>
            </w:rPr>
          </w:pPr>
          <w:hyperlink w:anchor="_Toc59526600" w:history="1">
            <w:r w:rsidR="000556AA" w:rsidRPr="00A26E26">
              <w:rPr>
                <w:rStyle w:val="Hyperlink"/>
                <w:rFonts w:ascii="Cambria" w:hAnsi="Cambria"/>
                <w:noProof/>
              </w:rPr>
              <w:t>Serenity single page report type</w:t>
            </w:r>
            <w:r w:rsidR="000556AA">
              <w:rPr>
                <w:noProof/>
                <w:webHidden/>
              </w:rPr>
              <w:tab/>
            </w:r>
            <w:r w:rsidR="000556AA">
              <w:rPr>
                <w:noProof/>
                <w:webHidden/>
              </w:rPr>
              <w:fldChar w:fldCharType="begin"/>
            </w:r>
            <w:r w:rsidR="000556AA">
              <w:rPr>
                <w:noProof/>
                <w:webHidden/>
              </w:rPr>
              <w:instrText xml:space="preserve"> PAGEREF _Toc59526600 \h </w:instrText>
            </w:r>
            <w:r w:rsidR="000556AA">
              <w:rPr>
                <w:noProof/>
                <w:webHidden/>
              </w:rPr>
            </w:r>
            <w:r w:rsidR="000556AA">
              <w:rPr>
                <w:noProof/>
                <w:webHidden/>
              </w:rPr>
              <w:fldChar w:fldCharType="separate"/>
            </w:r>
            <w:r w:rsidR="000556AA">
              <w:rPr>
                <w:noProof/>
                <w:webHidden/>
              </w:rPr>
              <w:t>17</w:t>
            </w:r>
            <w:r w:rsidR="000556AA">
              <w:rPr>
                <w:noProof/>
                <w:webHidden/>
              </w:rPr>
              <w:fldChar w:fldCharType="end"/>
            </w:r>
          </w:hyperlink>
        </w:p>
        <w:p w14:paraId="4B171620" w14:textId="75FFF0FF" w:rsidR="000556AA" w:rsidRDefault="00A23492">
          <w:pPr>
            <w:pStyle w:val="TOC3"/>
            <w:tabs>
              <w:tab w:val="right" w:leader="dot" w:pos="10160"/>
            </w:tabs>
            <w:rPr>
              <w:rFonts w:eastAsiaTheme="minorEastAsia" w:cstheme="minorBidi"/>
              <w:i w:val="0"/>
              <w:iCs w:val="0"/>
              <w:noProof/>
              <w:sz w:val="22"/>
              <w:szCs w:val="22"/>
              <w:lang w:val="en-IN" w:eastAsia="en-IN" w:bidi="ar-SA"/>
            </w:rPr>
          </w:pPr>
          <w:hyperlink w:anchor="_Toc59526601" w:history="1">
            <w:r w:rsidR="000556AA" w:rsidRPr="00A26E26">
              <w:rPr>
                <w:rStyle w:val="Hyperlink"/>
                <w:rFonts w:ascii="Cambria" w:hAnsi="Cambria"/>
                <w:noProof/>
              </w:rPr>
              <w:t>Full-fledged serenity reports</w:t>
            </w:r>
            <w:r w:rsidR="000556AA">
              <w:rPr>
                <w:noProof/>
                <w:webHidden/>
              </w:rPr>
              <w:tab/>
            </w:r>
            <w:r w:rsidR="000556AA">
              <w:rPr>
                <w:noProof/>
                <w:webHidden/>
              </w:rPr>
              <w:fldChar w:fldCharType="begin"/>
            </w:r>
            <w:r w:rsidR="000556AA">
              <w:rPr>
                <w:noProof/>
                <w:webHidden/>
              </w:rPr>
              <w:instrText xml:space="preserve"> PAGEREF _Toc59526601 \h </w:instrText>
            </w:r>
            <w:r w:rsidR="000556AA">
              <w:rPr>
                <w:noProof/>
                <w:webHidden/>
              </w:rPr>
            </w:r>
            <w:r w:rsidR="000556AA">
              <w:rPr>
                <w:noProof/>
                <w:webHidden/>
              </w:rPr>
              <w:fldChar w:fldCharType="separate"/>
            </w:r>
            <w:r w:rsidR="000556AA">
              <w:rPr>
                <w:noProof/>
                <w:webHidden/>
              </w:rPr>
              <w:t>18</w:t>
            </w:r>
            <w:r w:rsidR="000556AA">
              <w:rPr>
                <w:noProof/>
                <w:webHidden/>
              </w:rPr>
              <w:fldChar w:fldCharType="end"/>
            </w:r>
          </w:hyperlink>
        </w:p>
        <w:p w14:paraId="4FB89DFE" w14:textId="7A22A7B3" w:rsidR="000556AA" w:rsidRDefault="00A23492">
          <w:pPr>
            <w:pStyle w:val="TOC2"/>
            <w:tabs>
              <w:tab w:val="right" w:leader="dot" w:pos="10160"/>
            </w:tabs>
            <w:rPr>
              <w:rFonts w:eastAsiaTheme="minorEastAsia" w:cstheme="minorBidi"/>
              <w:smallCaps w:val="0"/>
              <w:noProof/>
              <w:sz w:val="22"/>
              <w:szCs w:val="22"/>
              <w:lang w:val="en-IN" w:eastAsia="en-IN" w:bidi="ar-SA"/>
            </w:rPr>
          </w:pPr>
          <w:hyperlink w:anchor="_Toc59526602" w:history="1">
            <w:r w:rsidR="000556AA" w:rsidRPr="00A26E26">
              <w:rPr>
                <w:rStyle w:val="Hyperlink"/>
                <w:noProof/>
              </w:rPr>
              <w:t>Terminal Execution of the Test Suite</w:t>
            </w:r>
            <w:r w:rsidR="000556AA">
              <w:rPr>
                <w:noProof/>
                <w:webHidden/>
              </w:rPr>
              <w:tab/>
            </w:r>
            <w:r w:rsidR="000556AA">
              <w:rPr>
                <w:noProof/>
                <w:webHidden/>
              </w:rPr>
              <w:fldChar w:fldCharType="begin"/>
            </w:r>
            <w:r w:rsidR="000556AA">
              <w:rPr>
                <w:noProof/>
                <w:webHidden/>
              </w:rPr>
              <w:instrText xml:space="preserve"> PAGEREF _Toc59526602 \h </w:instrText>
            </w:r>
            <w:r w:rsidR="000556AA">
              <w:rPr>
                <w:noProof/>
                <w:webHidden/>
              </w:rPr>
            </w:r>
            <w:r w:rsidR="000556AA">
              <w:rPr>
                <w:noProof/>
                <w:webHidden/>
              </w:rPr>
              <w:fldChar w:fldCharType="separate"/>
            </w:r>
            <w:r w:rsidR="000556AA">
              <w:rPr>
                <w:noProof/>
                <w:webHidden/>
              </w:rPr>
              <w:t>22</w:t>
            </w:r>
            <w:r w:rsidR="000556AA">
              <w:rPr>
                <w:noProof/>
                <w:webHidden/>
              </w:rPr>
              <w:fldChar w:fldCharType="end"/>
            </w:r>
          </w:hyperlink>
        </w:p>
        <w:p w14:paraId="78920757" w14:textId="7D7567B0" w:rsidR="000556AA" w:rsidRDefault="00A23492">
          <w:pPr>
            <w:pStyle w:val="TOC3"/>
            <w:tabs>
              <w:tab w:val="right" w:leader="dot" w:pos="10160"/>
            </w:tabs>
            <w:rPr>
              <w:rFonts w:eastAsiaTheme="minorEastAsia" w:cstheme="minorBidi"/>
              <w:i w:val="0"/>
              <w:iCs w:val="0"/>
              <w:noProof/>
              <w:sz w:val="22"/>
              <w:szCs w:val="22"/>
              <w:lang w:val="en-IN" w:eastAsia="en-IN" w:bidi="ar-SA"/>
            </w:rPr>
          </w:pPr>
          <w:hyperlink w:anchor="_Toc59526603" w:history="1">
            <w:r w:rsidR="000556AA" w:rsidRPr="00A26E26">
              <w:rPr>
                <w:rStyle w:val="Hyperlink"/>
                <w:rFonts w:ascii="Cambria" w:hAnsi="Cambria"/>
                <w:noProof/>
              </w:rPr>
              <w:t>Entire test suite execution</w:t>
            </w:r>
            <w:r w:rsidR="000556AA">
              <w:rPr>
                <w:noProof/>
                <w:webHidden/>
              </w:rPr>
              <w:tab/>
            </w:r>
            <w:r w:rsidR="000556AA">
              <w:rPr>
                <w:noProof/>
                <w:webHidden/>
              </w:rPr>
              <w:fldChar w:fldCharType="begin"/>
            </w:r>
            <w:r w:rsidR="000556AA">
              <w:rPr>
                <w:noProof/>
                <w:webHidden/>
              </w:rPr>
              <w:instrText xml:space="preserve"> PAGEREF _Toc59526603 \h </w:instrText>
            </w:r>
            <w:r w:rsidR="000556AA">
              <w:rPr>
                <w:noProof/>
                <w:webHidden/>
              </w:rPr>
            </w:r>
            <w:r w:rsidR="000556AA">
              <w:rPr>
                <w:noProof/>
                <w:webHidden/>
              </w:rPr>
              <w:fldChar w:fldCharType="separate"/>
            </w:r>
            <w:r w:rsidR="000556AA">
              <w:rPr>
                <w:noProof/>
                <w:webHidden/>
              </w:rPr>
              <w:t>22</w:t>
            </w:r>
            <w:r w:rsidR="000556AA">
              <w:rPr>
                <w:noProof/>
                <w:webHidden/>
              </w:rPr>
              <w:fldChar w:fldCharType="end"/>
            </w:r>
          </w:hyperlink>
        </w:p>
        <w:p w14:paraId="15308E4B" w14:textId="7D2A8A17" w:rsidR="000556AA" w:rsidRDefault="00A23492">
          <w:pPr>
            <w:pStyle w:val="TOC3"/>
            <w:tabs>
              <w:tab w:val="right" w:leader="dot" w:pos="10160"/>
            </w:tabs>
            <w:rPr>
              <w:rFonts w:eastAsiaTheme="minorEastAsia" w:cstheme="minorBidi"/>
              <w:i w:val="0"/>
              <w:iCs w:val="0"/>
              <w:noProof/>
              <w:sz w:val="22"/>
              <w:szCs w:val="22"/>
              <w:lang w:val="en-IN" w:eastAsia="en-IN" w:bidi="ar-SA"/>
            </w:rPr>
          </w:pPr>
          <w:hyperlink w:anchor="_Toc59526604" w:history="1">
            <w:r w:rsidR="000556AA" w:rsidRPr="00A26E26">
              <w:rPr>
                <w:rStyle w:val="Hyperlink"/>
                <w:rFonts w:ascii="Cambria" w:hAnsi="Cambria"/>
                <w:noProof/>
              </w:rPr>
              <w:t>Tag Specific features execution from terminal</w:t>
            </w:r>
            <w:r w:rsidR="000556AA">
              <w:rPr>
                <w:noProof/>
                <w:webHidden/>
              </w:rPr>
              <w:tab/>
            </w:r>
            <w:r w:rsidR="000556AA">
              <w:rPr>
                <w:noProof/>
                <w:webHidden/>
              </w:rPr>
              <w:fldChar w:fldCharType="begin"/>
            </w:r>
            <w:r w:rsidR="000556AA">
              <w:rPr>
                <w:noProof/>
                <w:webHidden/>
              </w:rPr>
              <w:instrText xml:space="preserve"> PAGEREF _Toc59526604 \h </w:instrText>
            </w:r>
            <w:r w:rsidR="000556AA">
              <w:rPr>
                <w:noProof/>
                <w:webHidden/>
              </w:rPr>
            </w:r>
            <w:r w:rsidR="000556AA">
              <w:rPr>
                <w:noProof/>
                <w:webHidden/>
              </w:rPr>
              <w:fldChar w:fldCharType="separate"/>
            </w:r>
            <w:r w:rsidR="000556AA">
              <w:rPr>
                <w:noProof/>
                <w:webHidden/>
              </w:rPr>
              <w:t>23</w:t>
            </w:r>
            <w:r w:rsidR="000556AA">
              <w:rPr>
                <w:noProof/>
                <w:webHidden/>
              </w:rPr>
              <w:fldChar w:fldCharType="end"/>
            </w:r>
          </w:hyperlink>
        </w:p>
        <w:p w14:paraId="1DF25C7C" w14:textId="6D2B5E3B" w:rsidR="00F227B5" w:rsidRDefault="00F408CD" w:rsidP="00DF2054">
          <w:pPr>
            <w:ind w:firstLine="0"/>
            <w:rPr>
              <w:b/>
              <w:bCs/>
              <w:noProof/>
            </w:rPr>
          </w:pPr>
          <w:r>
            <w:rPr>
              <w:b/>
              <w:bCs/>
              <w:noProof/>
            </w:rPr>
            <w:fldChar w:fldCharType="end"/>
          </w:r>
        </w:p>
        <w:p w14:paraId="32CE230A" w14:textId="502948FE" w:rsidR="00F227B5" w:rsidRDefault="00F227B5">
          <w:pPr>
            <w:ind w:firstLine="0"/>
            <w:rPr>
              <w:b/>
              <w:bCs/>
              <w:noProof/>
            </w:rPr>
          </w:pPr>
        </w:p>
        <w:p w14:paraId="3527C1D7" w14:textId="64AF3556" w:rsidR="00F408CD" w:rsidRDefault="0071299F" w:rsidP="0071299F">
          <w:pPr>
            <w:tabs>
              <w:tab w:val="left" w:pos="1350"/>
            </w:tabs>
            <w:ind w:firstLine="0"/>
          </w:pPr>
          <w:r>
            <w:tab/>
          </w:r>
        </w:p>
      </w:sdtContent>
    </w:sdt>
    <w:p w14:paraId="02F63B29" w14:textId="77777777" w:rsidR="0071299F" w:rsidRDefault="0071299F">
      <w:pPr>
        <w:ind w:firstLine="0"/>
        <w:rPr>
          <w:rFonts w:ascii="Cambria" w:hAnsi="Cambria"/>
          <w:b/>
          <w:bCs/>
          <w:sz w:val="24"/>
          <w:szCs w:val="24"/>
        </w:rPr>
      </w:pPr>
      <w:r>
        <w:br w:type="page"/>
      </w:r>
    </w:p>
    <w:p w14:paraId="078CF46A" w14:textId="4039C2E2" w:rsidR="00C91582" w:rsidRPr="00C91582" w:rsidRDefault="00C91582" w:rsidP="00C91582">
      <w:pPr>
        <w:pStyle w:val="Heading1"/>
      </w:pPr>
      <w:bookmarkStart w:id="7" w:name="_Toc59526584"/>
      <w:r>
        <w:lastRenderedPageBreak/>
        <w:t>Table of Figures</w:t>
      </w:r>
      <w:bookmarkEnd w:id="7"/>
    </w:p>
    <w:p w14:paraId="03836646" w14:textId="53C8459D" w:rsidR="00771735" w:rsidRDefault="00C91582">
      <w:pPr>
        <w:pStyle w:val="TableofFigures"/>
        <w:tabs>
          <w:tab w:val="right" w:leader="dot" w:pos="10160"/>
        </w:tabs>
        <w:rPr>
          <w:rFonts w:asciiTheme="minorHAnsi" w:eastAsiaTheme="minorEastAsia" w:hAnsiTheme="minorHAnsi" w:cstheme="minorBidi"/>
          <w:noProof/>
          <w:lang w:val="en-IN" w:eastAsia="en-IN" w:bidi="ar-SA"/>
        </w:rPr>
      </w:pPr>
      <w:r>
        <w:rPr>
          <w:rFonts w:ascii="Trebuchet MS" w:hAnsi="Trebuchet MS"/>
        </w:rPr>
        <w:fldChar w:fldCharType="begin"/>
      </w:r>
      <w:r>
        <w:rPr>
          <w:rFonts w:ascii="Trebuchet MS" w:hAnsi="Trebuchet MS"/>
        </w:rPr>
        <w:instrText xml:space="preserve"> TOC \h \z \c "Figure" </w:instrText>
      </w:r>
      <w:r>
        <w:rPr>
          <w:rFonts w:ascii="Trebuchet MS" w:hAnsi="Trebuchet MS"/>
        </w:rPr>
        <w:fldChar w:fldCharType="separate"/>
      </w:r>
      <w:hyperlink w:anchor="_Toc59467887" w:history="1">
        <w:r w:rsidR="00771735" w:rsidRPr="00810298">
          <w:rPr>
            <w:rStyle w:val="Hyperlink"/>
            <w:noProof/>
          </w:rPr>
          <w:t>Figure 1: Postman Test suite for Login</w:t>
        </w:r>
        <w:r w:rsidR="00771735">
          <w:rPr>
            <w:noProof/>
            <w:webHidden/>
          </w:rPr>
          <w:tab/>
        </w:r>
        <w:r w:rsidR="00771735">
          <w:rPr>
            <w:noProof/>
            <w:webHidden/>
          </w:rPr>
          <w:fldChar w:fldCharType="begin"/>
        </w:r>
        <w:r w:rsidR="00771735">
          <w:rPr>
            <w:noProof/>
            <w:webHidden/>
          </w:rPr>
          <w:instrText xml:space="preserve"> PAGEREF _Toc59467887 \h </w:instrText>
        </w:r>
        <w:r w:rsidR="00771735">
          <w:rPr>
            <w:noProof/>
            <w:webHidden/>
          </w:rPr>
        </w:r>
        <w:r w:rsidR="00771735">
          <w:rPr>
            <w:noProof/>
            <w:webHidden/>
          </w:rPr>
          <w:fldChar w:fldCharType="separate"/>
        </w:r>
        <w:r w:rsidR="00771735">
          <w:rPr>
            <w:noProof/>
            <w:webHidden/>
          </w:rPr>
          <w:t>12</w:t>
        </w:r>
        <w:r w:rsidR="00771735">
          <w:rPr>
            <w:noProof/>
            <w:webHidden/>
          </w:rPr>
          <w:fldChar w:fldCharType="end"/>
        </w:r>
      </w:hyperlink>
    </w:p>
    <w:p w14:paraId="62F72AF9" w14:textId="34EDB457" w:rsidR="00771735" w:rsidRDefault="00A23492">
      <w:pPr>
        <w:pStyle w:val="TableofFigures"/>
        <w:tabs>
          <w:tab w:val="right" w:leader="dot" w:pos="10160"/>
        </w:tabs>
        <w:rPr>
          <w:rFonts w:asciiTheme="minorHAnsi" w:eastAsiaTheme="minorEastAsia" w:hAnsiTheme="minorHAnsi" w:cstheme="minorBidi"/>
          <w:noProof/>
          <w:lang w:val="en-IN" w:eastAsia="en-IN" w:bidi="ar-SA"/>
        </w:rPr>
      </w:pPr>
      <w:hyperlink w:anchor="_Toc59467888" w:history="1">
        <w:r w:rsidR="00771735" w:rsidRPr="00810298">
          <w:rPr>
            <w:rStyle w:val="Hyperlink"/>
            <w:noProof/>
          </w:rPr>
          <w:t>Figure 2: Postman test for invalid email format</w:t>
        </w:r>
        <w:r w:rsidR="00771735">
          <w:rPr>
            <w:noProof/>
            <w:webHidden/>
          </w:rPr>
          <w:tab/>
        </w:r>
        <w:r w:rsidR="00771735">
          <w:rPr>
            <w:noProof/>
            <w:webHidden/>
          </w:rPr>
          <w:fldChar w:fldCharType="begin"/>
        </w:r>
        <w:r w:rsidR="00771735">
          <w:rPr>
            <w:noProof/>
            <w:webHidden/>
          </w:rPr>
          <w:instrText xml:space="preserve"> PAGEREF _Toc59467888 \h </w:instrText>
        </w:r>
        <w:r w:rsidR="00771735">
          <w:rPr>
            <w:noProof/>
            <w:webHidden/>
          </w:rPr>
        </w:r>
        <w:r w:rsidR="00771735">
          <w:rPr>
            <w:noProof/>
            <w:webHidden/>
          </w:rPr>
          <w:fldChar w:fldCharType="separate"/>
        </w:r>
        <w:r w:rsidR="00771735">
          <w:rPr>
            <w:noProof/>
            <w:webHidden/>
          </w:rPr>
          <w:t>12</w:t>
        </w:r>
        <w:r w:rsidR="00771735">
          <w:rPr>
            <w:noProof/>
            <w:webHidden/>
          </w:rPr>
          <w:fldChar w:fldCharType="end"/>
        </w:r>
      </w:hyperlink>
    </w:p>
    <w:p w14:paraId="3F387E5B" w14:textId="30712709" w:rsidR="00771735" w:rsidRDefault="00A23492">
      <w:pPr>
        <w:pStyle w:val="TableofFigures"/>
        <w:tabs>
          <w:tab w:val="right" w:leader="dot" w:pos="10160"/>
        </w:tabs>
        <w:rPr>
          <w:rFonts w:asciiTheme="minorHAnsi" w:eastAsiaTheme="minorEastAsia" w:hAnsiTheme="minorHAnsi" w:cstheme="minorBidi"/>
          <w:noProof/>
          <w:lang w:val="en-IN" w:eastAsia="en-IN" w:bidi="ar-SA"/>
        </w:rPr>
      </w:pPr>
      <w:hyperlink w:anchor="_Toc59467889" w:history="1">
        <w:r w:rsidR="00771735" w:rsidRPr="00810298">
          <w:rPr>
            <w:rStyle w:val="Hyperlink"/>
            <w:noProof/>
          </w:rPr>
          <w:t>Figure 3: Postman test for valid login</w:t>
        </w:r>
        <w:r w:rsidR="00771735">
          <w:rPr>
            <w:noProof/>
            <w:webHidden/>
          </w:rPr>
          <w:tab/>
        </w:r>
        <w:r w:rsidR="00771735">
          <w:rPr>
            <w:noProof/>
            <w:webHidden/>
          </w:rPr>
          <w:fldChar w:fldCharType="begin"/>
        </w:r>
        <w:r w:rsidR="00771735">
          <w:rPr>
            <w:noProof/>
            <w:webHidden/>
          </w:rPr>
          <w:instrText xml:space="preserve"> PAGEREF _Toc59467889 \h </w:instrText>
        </w:r>
        <w:r w:rsidR="00771735">
          <w:rPr>
            <w:noProof/>
            <w:webHidden/>
          </w:rPr>
        </w:r>
        <w:r w:rsidR="00771735">
          <w:rPr>
            <w:noProof/>
            <w:webHidden/>
          </w:rPr>
          <w:fldChar w:fldCharType="separate"/>
        </w:r>
        <w:r w:rsidR="00771735">
          <w:rPr>
            <w:noProof/>
            <w:webHidden/>
          </w:rPr>
          <w:t>13</w:t>
        </w:r>
        <w:r w:rsidR="00771735">
          <w:rPr>
            <w:noProof/>
            <w:webHidden/>
          </w:rPr>
          <w:fldChar w:fldCharType="end"/>
        </w:r>
      </w:hyperlink>
    </w:p>
    <w:p w14:paraId="7554321C" w14:textId="1FFEA059" w:rsidR="00771735" w:rsidRDefault="00A23492">
      <w:pPr>
        <w:pStyle w:val="TableofFigures"/>
        <w:tabs>
          <w:tab w:val="right" w:leader="dot" w:pos="10160"/>
        </w:tabs>
        <w:rPr>
          <w:rFonts w:asciiTheme="minorHAnsi" w:eastAsiaTheme="minorEastAsia" w:hAnsiTheme="minorHAnsi" w:cstheme="minorBidi"/>
          <w:noProof/>
          <w:lang w:val="en-IN" w:eastAsia="en-IN" w:bidi="ar-SA"/>
        </w:rPr>
      </w:pPr>
      <w:hyperlink w:anchor="_Toc59467890" w:history="1">
        <w:r w:rsidR="00771735" w:rsidRPr="00810298">
          <w:rPr>
            <w:rStyle w:val="Hyperlink"/>
            <w:noProof/>
          </w:rPr>
          <w:t>Figure 4: Postman test for unauthorized access</w:t>
        </w:r>
        <w:r w:rsidR="00771735">
          <w:rPr>
            <w:noProof/>
            <w:webHidden/>
          </w:rPr>
          <w:tab/>
        </w:r>
        <w:r w:rsidR="00771735">
          <w:rPr>
            <w:noProof/>
            <w:webHidden/>
          </w:rPr>
          <w:fldChar w:fldCharType="begin"/>
        </w:r>
        <w:r w:rsidR="00771735">
          <w:rPr>
            <w:noProof/>
            <w:webHidden/>
          </w:rPr>
          <w:instrText xml:space="preserve"> PAGEREF _Toc59467890 \h </w:instrText>
        </w:r>
        <w:r w:rsidR="00771735">
          <w:rPr>
            <w:noProof/>
            <w:webHidden/>
          </w:rPr>
        </w:r>
        <w:r w:rsidR="00771735">
          <w:rPr>
            <w:noProof/>
            <w:webHidden/>
          </w:rPr>
          <w:fldChar w:fldCharType="separate"/>
        </w:r>
        <w:r w:rsidR="00771735">
          <w:rPr>
            <w:noProof/>
            <w:webHidden/>
          </w:rPr>
          <w:t>13</w:t>
        </w:r>
        <w:r w:rsidR="00771735">
          <w:rPr>
            <w:noProof/>
            <w:webHidden/>
          </w:rPr>
          <w:fldChar w:fldCharType="end"/>
        </w:r>
      </w:hyperlink>
    </w:p>
    <w:p w14:paraId="3A136032" w14:textId="1F6517EA" w:rsidR="00771735" w:rsidRDefault="00A23492">
      <w:pPr>
        <w:pStyle w:val="TableofFigures"/>
        <w:tabs>
          <w:tab w:val="right" w:leader="dot" w:pos="10160"/>
        </w:tabs>
        <w:rPr>
          <w:rFonts w:asciiTheme="minorHAnsi" w:eastAsiaTheme="minorEastAsia" w:hAnsiTheme="minorHAnsi" w:cstheme="minorBidi"/>
          <w:noProof/>
          <w:lang w:val="en-IN" w:eastAsia="en-IN" w:bidi="ar-SA"/>
        </w:rPr>
      </w:pPr>
      <w:hyperlink w:anchor="_Toc59467891" w:history="1">
        <w:r w:rsidR="00771735" w:rsidRPr="00810298">
          <w:rPr>
            <w:rStyle w:val="Hyperlink"/>
            <w:noProof/>
          </w:rPr>
          <w:t>Figure 5: Postman test for wrong password</w:t>
        </w:r>
        <w:r w:rsidR="00771735">
          <w:rPr>
            <w:noProof/>
            <w:webHidden/>
          </w:rPr>
          <w:tab/>
        </w:r>
        <w:r w:rsidR="00771735">
          <w:rPr>
            <w:noProof/>
            <w:webHidden/>
          </w:rPr>
          <w:fldChar w:fldCharType="begin"/>
        </w:r>
        <w:r w:rsidR="00771735">
          <w:rPr>
            <w:noProof/>
            <w:webHidden/>
          </w:rPr>
          <w:instrText xml:space="preserve"> PAGEREF _Toc59467891 \h </w:instrText>
        </w:r>
        <w:r w:rsidR="00771735">
          <w:rPr>
            <w:noProof/>
            <w:webHidden/>
          </w:rPr>
        </w:r>
        <w:r w:rsidR="00771735">
          <w:rPr>
            <w:noProof/>
            <w:webHidden/>
          </w:rPr>
          <w:fldChar w:fldCharType="separate"/>
        </w:r>
        <w:r w:rsidR="00771735">
          <w:rPr>
            <w:noProof/>
            <w:webHidden/>
          </w:rPr>
          <w:t>14</w:t>
        </w:r>
        <w:r w:rsidR="00771735">
          <w:rPr>
            <w:noProof/>
            <w:webHidden/>
          </w:rPr>
          <w:fldChar w:fldCharType="end"/>
        </w:r>
      </w:hyperlink>
    </w:p>
    <w:p w14:paraId="145E3A1B" w14:textId="17D1CE82" w:rsidR="00771735" w:rsidRDefault="00A23492">
      <w:pPr>
        <w:pStyle w:val="TableofFigures"/>
        <w:tabs>
          <w:tab w:val="right" w:leader="dot" w:pos="10160"/>
        </w:tabs>
        <w:rPr>
          <w:rFonts w:asciiTheme="minorHAnsi" w:eastAsiaTheme="minorEastAsia" w:hAnsiTheme="minorHAnsi" w:cstheme="minorBidi"/>
          <w:noProof/>
          <w:lang w:val="en-IN" w:eastAsia="en-IN" w:bidi="ar-SA"/>
        </w:rPr>
      </w:pPr>
      <w:hyperlink w:anchor="_Toc59467892" w:history="1">
        <w:r w:rsidR="00771735" w:rsidRPr="00810298">
          <w:rPr>
            <w:rStyle w:val="Hyperlink"/>
            <w:noProof/>
          </w:rPr>
          <w:t>Figure 6: Postman test for empty attribute</w:t>
        </w:r>
        <w:r w:rsidR="00771735">
          <w:rPr>
            <w:noProof/>
            <w:webHidden/>
          </w:rPr>
          <w:tab/>
        </w:r>
        <w:r w:rsidR="00771735">
          <w:rPr>
            <w:noProof/>
            <w:webHidden/>
          </w:rPr>
          <w:fldChar w:fldCharType="begin"/>
        </w:r>
        <w:r w:rsidR="00771735">
          <w:rPr>
            <w:noProof/>
            <w:webHidden/>
          </w:rPr>
          <w:instrText xml:space="preserve"> PAGEREF _Toc59467892 \h </w:instrText>
        </w:r>
        <w:r w:rsidR="00771735">
          <w:rPr>
            <w:noProof/>
            <w:webHidden/>
          </w:rPr>
        </w:r>
        <w:r w:rsidR="00771735">
          <w:rPr>
            <w:noProof/>
            <w:webHidden/>
          </w:rPr>
          <w:fldChar w:fldCharType="separate"/>
        </w:r>
        <w:r w:rsidR="00771735">
          <w:rPr>
            <w:noProof/>
            <w:webHidden/>
          </w:rPr>
          <w:t>14</w:t>
        </w:r>
        <w:r w:rsidR="00771735">
          <w:rPr>
            <w:noProof/>
            <w:webHidden/>
          </w:rPr>
          <w:fldChar w:fldCharType="end"/>
        </w:r>
      </w:hyperlink>
    </w:p>
    <w:p w14:paraId="7DE7CC69" w14:textId="110D95E4" w:rsidR="00771735" w:rsidRDefault="00A23492">
      <w:pPr>
        <w:pStyle w:val="TableofFigures"/>
        <w:tabs>
          <w:tab w:val="right" w:leader="dot" w:pos="10160"/>
        </w:tabs>
        <w:rPr>
          <w:rFonts w:asciiTheme="minorHAnsi" w:eastAsiaTheme="minorEastAsia" w:hAnsiTheme="minorHAnsi" w:cstheme="minorBidi"/>
          <w:noProof/>
          <w:lang w:val="en-IN" w:eastAsia="en-IN" w:bidi="ar-SA"/>
        </w:rPr>
      </w:pPr>
      <w:hyperlink w:anchor="_Toc59467893" w:history="1">
        <w:r w:rsidR="00771735" w:rsidRPr="00810298">
          <w:rPr>
            <w:rStyle w:val="Hyperlink"/>
            <w:noProof/>
          </w:rPr>
          <w:t>Figure 7: Auto-generated report for automation test not using Serenity</w:t>
        </w:r>
        <w:r w:rsidR="00771735">
          <w:rPr>
            <w:noProof/>
            <w:webHidden/>
          </w:rPr>
          <w:tab/>
        </w:r>
        <w:r w:rsidR="00771735">
          <w:rPr>
            <w:noProof/>
            <w:webHidden/>
          </w:rPr>
          <w:fldChar w:fldCharType="begin"/>
        </w:r>
        <w:r w:rsidR="00771735">
          <w:rPr>
            <w:noProof/>
            <w:webHidden/>
          </w:rPr>
          <w:instrText xml:space="preserve"> PAGEREF _Toc59467893 \h </w:instrText>
        </w:r>
        <w:r w:rsidR="00771735">
          <w:rPr>
            <w:noProof/>
            <w:webHidden/>
          </w:rPr>
        </w:r>
        <w:r w:rsidR="00771735">
          <w:rPr>
            <w:noProof/>
            <w:webHidden/>
          </w:rPr>
          <w:fldChar w:fldCharType="separate"/>
        </w:r>
        <w:r w:rsidR="00771735">
          <w:rPr>
            <w:noProof/>
            <w:webHidden/>
          </w:rPr>
          <w:t>15</w:t>
        </w:r>
        <w:r w:rsidR="00771735">
          <w:rPr>
            <w:noProof/>
            <w:webHidden/>
          </w:rPr>
          <w:fldChar w:fldCharType="end"/>
        </w:r>
      </w:hyperlink>
    </w:p>
    <w:p w14:paraId="4099D799" w14:textId="0AAAA57D" w:rsidR="00771735" w:rsidRDefault="00A23492">
      <w:pPr>
        <w:pStyle w:val="TableofFigures"/>
        <w:tabs>
          <w:tab w:val="right" w:leader="dot" w:pos="10160"/>
        </w:tabs>
        <w:rPr>
          <w:rFonts w:asciiTheme="minorHAnsi" w:eastAsiaTheme="minorEastAsia" w:hAnsiTheme="minorHAnsi" w:cstheme="minorBidi"/>
          <w:noProof/>
          <w:lang w:val="en-IN" w:eastAsia="en-IN" w:bidi="ar-SA"/>
        </w:rPr>
      </w:pPr>
      <w:hyperlink w:anchor="_Toc59467894" w:history="1">
        <w:r w:rsidR="00771735" w:rsidRPr="00810298">
          <w:rPr>
            <w:rStyle w:val="Hyperlink"/>
            <w:noProof/>
          </w:rPr>
          <w:t>Figure 8: Pretty report using cucumber</w:t>
        </w:r>
        <w:r w:rsidR="00771735">
          <w:rPr>
            <w:noProof/>
            <w:webHidden/>
          </w:rPr>
          <w:tab/>
        </w:r>
        <w:r w:rsidR="00771735">
          <w:rPr>
            <w:noProof/>
            <w:webHidden/>
          </w:rPr>
          <w:fldChar w:fldCharType="begin"/>
        </w:r>
        <w:r w:rsidR="00771735">
          <w:rPr>
            <w:noProof/>
            <w:webHidden/>
          </w:rPr>
          <w:instrText xml:space="preserve"> PAGEREF _Toc59467894 \h </w:instrText>
        </w:r>
        <w:r w:rsidR="00771735">
          <w:rPr>
            <w:noProof/>
            <w:webHidden/>
          </w:rPr>
        </w:r>
        <w:r w:rsidR="00771735">
          <w:rPr>
            <w:noProof/>
            <w:webHidden/>
          </w:rPr>
          <w:fldChar w:fldCharType="separate"/>
        </w:r>
        <w:r w:rsidR="00771735">
          <w:rPr>
            <w:noProof/>
            <w:webHidden/>
          </w:rPr>
          <w:t>16</w:t>
        </w:r>
        <w:r w:rsidR="00771735">
          <w:rPr>
            <w:noProof/>
            <w:webHidden/>
          </w:rPr>
          <w:fldChar w:fldCharType="end"/>
        </w:r>
      </w:hyperlink>
    </w:p>
    <w:p w14:paraId="68F0E15F" w14:textId="41AF61ED" w:rsidR="00771735" w:rsidRDefault="00A23492">
      <w:pPr>
        <w:pStyle w:val="TableofFigures"/>
        <w:tabs>
          <w:tab w:val="right" w:leader="dot" w:pos="10160"/>
        </w:tabs>
        <w:rPr>
          <w:rFonts w:asciiTheme="minorHAnsi" w:eastAsiaTheme="minorEastAsia" w:hAnsiTheme="minorHAnsi" w:cstheme="minorBidi"/>
          <w:noProof/>
          <w:lang w:val="en-IN" w:eastAsia="en-IN" w:bidi="ar-SA"/>
        </w:rPr>
      </w:pPr>
      <w:hyperlink w:anchor="_Toc59467895" w:history="1">
        <w:r w:rsidR="00771735" w:rsidRPr="00810298">
          <w:rPr>
            <w:rStyle w:val="Hyperlink"/>
            <w:noProof/>
          </w:rPr>
          <w:t>Figure 9: Report using Pretty plugin</w:t>
        </w:r>
        <w:r w:rsidR="00771735">
          <w:rPr>
            <w:noProof/>
            <w:webHidden/>
          </w:rPr>
          <w:tab/>
        </w:r>
        <w:r w:rsidR="00771735">
          <w:rPr>
            <w:noProof/>
            <w:webHidden/>
          </w:rPr>
          <w:fldChar w:fldCharType="begin"/>
        </w:r>
        <w:r w:rsidR="00771735">
          <w:rPr>
            <w:noProof/>
            <w:webHidden/>
          </w:rPr>
          <w:instrText xml:space="preserve"> PAGEREF _Toc59467895 \h </w:instrText>
        </w:r>
        <w:r w:rsidR="00771735">
          <w:rPr>
            <w:noProof/>
            <w:webHidden/>
          </w:rPr>
        </w:r>
        <w:r w:rsidR="00771735">
          <w:rPr>
            <w:noProof/>
            <w:webHidden/>
          </w:rPr>
          <w:fldChar w:fldCharType="separate"/>
        </w:r>
        <w:r w:rsidR="00771735">
          <w:rPr>
            <w:noProof/>
            <w:webHidden/>
          </w:rPr>
          <w:t>16</w:t>
        </w:r>
        <w:r w:rsidR="00771735">
          <w:rPr>
            <w:noProof/>
            <w:webHidden/>
          </w:rPr>
          <w:fldChar w:fldCharType="end"/>
        </w:r>
      </w:hyperlink>
    </w:p>
    <w:p w14:paraId="7C02DCB7" w14:textId="21CFE558" w:rsidR="00771735" w:rsidRDefault="00A23492">
      <w:pPr>
        <w:pStyle w:val="TableofFigures"/>
        <w:tabs>
          <w:tab w:val="right" w:leader="dot" w:pos="10160"/>
        </w:tabs>
        <w:rPr>
          <w:rFonts w:asciiTheme="minorHAnsi" w:eastAsiaTheme="minorEastAsia" w:hAnsiTheme="minorHAnsi" w:cstheme="minorBidi"/>
          <w:noProof/>
          <w:lang w:val="en-IN" w:eastAsia="en-IN" w:bidi="ar-SA"/>
        </w:rPr>
      </w:pPr>
      <w:hyperlink w:anchor="_Toc59467896" w:history="1">
        <w:r w:rsidR="00771735" w:rsidRPr="00810298">
          <w:rPr>
            <w:rStyle w:val="Hyperlink"/>
            <w:noProof/>
          </w:rPr>
          <w:t>Figure 10: Serenity single page report-1</w:t>
        </w:r>
        <w:r w:rsidR="00771735">
          <w:rPr>
            <w:noProof/>
            <w:webHidden/>
          </w:rPr>
          <w:tab/>
        </w:r>
        <w:r w:rsidR="00771735">
          <w:rPr>
            <w:noProof/>
            <w:webHidden/>
          </w:rPr>
          <w:fldChar w:fldCharType="begin"/>
        </w:r>
        <w:r w:rsidR="00771735">
          <w:rPr>
            <w:noProof/>
            <w:webHidden/>
          </w:rPr>
          <w:instrText xml:space="preserve"> PAGEREF _Toc59467896 \h </w:instrText>
        </w:r>
        <w:r w:rsidR="00771735">
          <w:rPr>
            <w:noProof/>
            <w:webHidden/>
          </w:rPr>
        </w:r>
        <w:r w:rsidR="00771735">
          <w:rPr>
            <w:noProof/>
            <w:webHidden/>
          </w:rPr>
          <w:fldChar w:fldCharType="separate"/>
        </w:r>
        <w:r w:rsidR="00771735">
          <w:rPr>
            <w:noProof/>
            <w:webHidden/>
          </w:rPr>
          <w:t>17</w:t>
        </w:r>
        <w:r w:rsidR="00771735">
          <w:rPr>
            <w:noProof/>
            <w:webHidden/>
          </w:rPr>
          <w:fldChar w:fldCharType="end"/>
        </w:r>
      </w:hyperlink>
    </w:p>
    <w:p w14:paraId="14DA4534" w14:textId="5E193082" w:rsidR="00771735" w:rsidRDefault="00A23492">
      <w:pPr>
        <w:pStyle w:val="TableofFigures"/>
        <w:tabs>
          <w:tab w:val="right" w:leader="dot" w:pos="10160"/>
        </w:tabs>
        <w:rPr>
          <w:rFonts w:asciiTheme="minorHAnsi" w:eastAsiaTheme="minorEastAsia" w:hAnsiTheme="minorHAnsi" w:cstheme="minorBidi"/>
          <w:noProof/>
          <w:lang w:val="en-IN" w:eastAsia="en-IN" w:bidi="ar-SA"/>
        </w:rPr>
      </w:pPr>
      <w:hyperlink w:anchor="_Toc59467897" w:history="1">
        <w:r w:rsidR="00771735" w:rsidRPr="00810298">
          <w:rPr>
            <w:rStyle w:val="Hyperlink"/>
            <w:noProof/>
          </w:rPr>
          <w:t>Figure 11: Serenity single page report-2</w:t>
        </w:r>
        <w:r w:rsidR="00771735">
          <w:rPr>
            <w:noProof/>
            <w:webHidden/>
          </w:rPr>
          <w:tab/>
        </w:r>
        <w:r w:rsidR="00771735">
          <w:rPr>
            <w:noProof/>
            <w:webHidden/>
          </w:rPr>
          <w:fldChar w:fldCharType="begin"/>
        </w:r>
        <w:r w:rsidR="00771735">
          <w:rPr>
            <w:noProof/>
            <w:webHidden/>
          </w:rPr>
          <w:instrText xml:space="preserve"> PAGEREF _Toc59467897 \h </w:instrText>
        </w:r>
        <w:r w:rsidR="00771735">
          <w:rPr>
            <w:noProof/>
            <w:webHidden/>
          </w:rPr>
        </w:r>
        <w:r w:rsidR="00771735">
          <w:rPr>
            <w:noProof/>
            <w:webHidden/>
          </w:rPr>
          <w:fldChar w:fldCharType="separate"/>
        </w:r>
        <w:r w:rsidR="00771735">
          <w:rPr>
            <w:noProof/>
            <w:webHidden/>
          </w:rPr>
          <w:t>17</w:t>
        </w:r>
        <w:r w:rsidR="00771735">
          <w:rPr>
            <w:noProof/>
            <w:webHidden/>
          </w:rPr>
          <w:fldChar w:fldCharType="end"/>
        </w:r>
      </w:hyperlink>
    </w:p>
    <w:p w14:paraId="149DA4F3" w14:textId="5DAC5318" w:rsidR="00771735" w:rsidRDefault="00A23492">
      <w:pPr>
        <w:pStyle w:val="TableofFigures"/>
        <w:tabs>
          <w:tab w:val="right" w:leader="dot" w:pos="10160"/>
        </w:tabs>
        <w:rPr>
          <w:rFonts w:asciiTheme="minorHAnsi" w:eastAsiaTheme="minorEastAsia" w:hAnsiTheme="minorHAnsi" w:cstheme="minorBidi"/>
          <w:noProof/>
          <w:lang w:val="en-IN" w:eastAsia="en-IN" w:bidi="ar-SA"/>
        </w:rPr>
      </w:pPr>
      <w:hyperlink w:anchor="_Toc59467898" w:history="1">
        <w:r w:rsidR="00771735" w:rsidRPr="00810298">
          <w:rPr>
            <w:rStyle w:val="Hyperlink"/>
            <w:noProof/>
          </w:rPr>
          <w:t>Figure 12: Comprehensive report- Overall results</w:t>
        </w:r>
        <w:r w:rsidR="00771735">
          <w:rPr>
            <w:noProof/>
            <w:webHidden/>
          </w:rPr>
          <w:tab/>
        </w:r>
        <w:r w:rsidR="00771735">
          <w:rPr>
            <w:noProof/>
            <w:webHidden/>
          </w:rPr>
          <w:fldChar w:fldCharType="begin"/>
        </w:r>
        <w:r w:rsidR="00771735">
          <w:rPr>
            <w:noProof/>
            <w:webHidden/>
          </w:rPr>
          <w:instrText xml:space="preserve"> PAGEREF _Toc59467898 \h </w:instrText>
        </w:r>
        <w:r w:rsidR="00771735">
          <w:rPr>
            <w:noProof/>
            <w:webHidden/>
          </w:rPr>
        </w:r>
        <w:r w:rsidR="00771735">
          <w:rPr>
            <w:noProof/>
            <w:webHidden/>
          </w:rPr>
          <w:fldChar w:fldCharType="separate"/>
        </w:r>
        <w:r w:rsidR="00771735">
          <w:rPr>
            <w:noProof/>
            <w:webHidden/>
          </w:rPr>
          <w:t>18</w:t>
        </w:r>
        <w:r w:rsidR="00771735">
          <w:rPr>
            <w:noProof/>
            <w:webHidden/>
          </w:rPr>
          <w:fldChar w:fldCharType="end"/>
        </w:r>
      </w:hyperlink>
    </w:p>
    <w:p w14:paraId="7ECDB592" w14:textId="082700D9" w:rsidR="00771735" w:rsidRDefault="00A23492">
      <w:pPr>
        <w:pStyle w:val="TableofFigures"/>
        <w:tabs>
          <w:tab w:val="right" w:leader="dot" w:pos="10160"/>
        </w:tabs>
        <w:rPr>
          <w:rFonts w:asciiTheme="minorHAnsi" w:eastAsiaTheme="minorEastAsia" w:hAnsiTheme="minorHAnsi" w:cstheme="minorBidi"/>
          <w:noProof/>
          <w:lang w:val="en-IN" w:eastAsia="en-IN" w:bidi="ar-SA"/>
        </w:rPr>
      </w:pPr>
      <w:hyperlink w:anchor="_Toc59467899" w:history="1">
        <w:r w:rsidR="00771735" w:rsidRPr="00810298">
          <w:rPr>
            <w:rStyle w:val="Hyperlink"/>
            <w:noProof/>
          </w:rPr>
          <w:t>Figure 13: Functional coverage</w:t>
        </w:r>
        <w:r w:rsidR="00771735">
          <w:rPr>
            <w:noProof/>
            <w:webHidden/>
          </w:rPr>
          <w:tab/>
        </w:r>
        <w:r w:rsidR="00771735">
          <w:rPr>
            <w:noProof/>
            <w:webHidden/>
          </w:rPr>
          <w:fldChar w:fldCharType="begin"/>
        </w:r>
        <w:r w:rsidR="00771735">
          <w:rPr>
            <w:noProof/>
            <w:webHidden/>
          </w:rPr>
          <w:instrText xml:space="preserve"> PAGEREF _Toc59467899 \h </w:instrText>
        </w:r>
        <w:r w:rsidR="00771735">
          <w:rPr>
            <w:noProof/>
            <w:webHidden/>
          </w:rPr>
        </w:r>
        <w:r w:rsidR="00771735">
          <w:rPr>
            <w:noProof/>
            <w:webHidden/>
          </w:rPr>
          <w:fldChar w:fldCharType="separate"/>
        </w:r>
        <w:r w:rsidR="00771735">
          <w:rPr>
            <w:noProof/>
            <w:webHidden/>
          </w:rPr>
          <w:t>18</w:t>
        </w:r>
        <w:r w:rsidR="00771735">
          <w:rPr>
            <w:noProof/>
            <w:webHidden/>
          </w:rPr>
          <w:fldChar w:fldCharType="end"/>
        </w:r>
      </w:hyperlink>
    </w:p>
    <w:p w14:paraId="34BBA431" w14:textId="3DD38B13" w:rsidR="00771735" w:rsidRDefault="00A23492">
      <w:pPr>
        <w:pStyle w:val="TableofFigures"/>
        <w:tabs>
          <w:tab w:val="right" w:leader="dot" w:pos="10160"/>
        </w:tabs>
        <w:rPr>
          <w:rFonts w:asciiTheme="minorHAnsi" w:eastAsiaTheme="minorEastAsia" w:hAnsiTheme="minorHAnsi" w:cstheme="minorBidi"/>
          <w:noProof/>
          <w:lang w:val="en-IN" w:eastAsia="en-IN" w:bidi="ar-SA"/>
        </w:rPr>
      </w:pPr>
      <w:hyperlink w:anchor="_Toc59467900" w:history="1">
        <w:r w:rsidR="00771735" w:rsidRPr="00810298">
          <w:rPr>
            <w:rStyle w:val="Hyperlink"/>
            <w:noProof/>
          </w:rPr>
          <w:t>Figure 14: Integrated requirement documentation</w:t>
        </w:r>
        <w:r w:rsidR="00771735">
          <w:rPr>
            <w:noProof/>
            <w:webHidden/>
          </w:rPr>
          <w:tab/>
        </w:r>
        <w:r w:rsidR="00771735">
          <w:rPr>
            <w:noProof/>
            <w:webHidden/>
          </w:rPr>
          <w:fldChar w:fldCharType="begin"/>
        </w:r>
        <w:r w:rsidR="00771735">
          <w:rPr>
            <w:noProof/>
            <w:webHidden/>
          </w:rPr>
          <w:instrText xml:space="preserve"> PAGEREF _Toc59467900 \h </w:instrText>
        </w:r>
        <w:r w:rsidR="00771735">
          <w:rPr>
            <w:noProof/>
            <w:webHidden/>
          </w:rPr>
        </w:r>
        <w:r w:rsidR="00771735">
          <w:rPr>
            <w:noProof/>
            <w:webHidden/>
          </w:rPr>
          <w:fldChar w:fldCharType="separate"/>
        </w:r>
        <w:r w:rsidR="00771735">
          <w:rPr>
            <w:noProof/>
            <w:webHidden/>
          </w:rPr>
          <w:t>19</w:t>
        </w:r>
        <w:r w:rsidR="00771735">
          <w:rPr>
            <w:noProof/>
            <w:webHidden/>
          </w:rPr>
          <w:fldChar w:fldCharType="end"/>
        </w:r>
      </w:hyperlink>
    </w:p>
    <w:p w14:paraId="1D96B2E9" w14:textId="7E68BAC8" w:rsidR="00771735" w:rsidRDefault="00A23492">
      <w:pPr>
        <w:pStyle w:val="TableofFigures"/>
        <w:tabs>
          <w:tab w:val="right" w:leader="dot" w:pos="10160"/>
        </w:tabs>
        <w:rPr>
          <w:rFonts w:asciiTheme="minorHAnsi" w:eastAsiaTheme="minorEastAsia" w:hAnsiTheme="minorHAnsi" w:cstheme="minorBidi"/>
          <w:noProof/>
          <w:lang w:val="en-IN" w:eastAsia="en-IN" w:bidi="ar-SA"/>
        </w:rPr>
      </w:pPr>
      <w:hyperlink w:anchor="_Toc59467901" w:history="1">
        <w:r w:rsidR="00771735" w:rsidRPr="00810298">
          <w:rPr>
            <w:rStyle w:val="Hyperlink"/>
            <w:noProof/>
          </w:rPr>
          <w:t>Figure 15: Feature expansion</w:t>
        </w:r>
        <w:r w:rsidR="00771735">
          <w:rPr>
            <w:noProof/>
            <w:webHidden/>
          </w:rPr>
          <w:tab/>
        </w:r>
        <w:r w:rsidR="00771735">
          <w:rPr>
            <w:noProof/>
            <w:webHidden/>
          </w:rPr>
          <w:fldChar w:fldCharType="begin"/>
        </w:r>
        <w:r w:rsidR="00771735">
          <w:rPr>
            <w:noProof/>
            <w:webHidden/>
          </w:rPr>
          <w:instrText xml:space="preserve"> PAGEREF _Toc59467901 \h </w:instrText>
        </w:r>
        <w:r w:rsidR="00771735">
          <w:rPr>
            <w:noProof/>
            <w:webHidden/>
          </w:rPr>
        </w:r>
        <w:r w:rsidR="00771735">
          <w:rPr>
            <w:noProof/>
            <w:webHidden/>
          </w:rPr>
          <w:fldChar w:fldCharType="separate"/>
        </w:r>
        <w:r w:rsidR="00771735">
          <w:rPr>
            <w:noProof/>
            <w:webHidden/>
          </w:rPr>
          <w:t>19</w:t>
        </w:r>
        <w:r w:rsidR="00771735">
          <w:rPr>
            <w:noProof/>
            <w:webHidden/>
          </w:rPr>
          <w:fldChar w:fldCharType="end"/>
        </w:r>
      </w:hyperlink>
    </w:p>
    <w:p w14:paraId="395A5695" w14:textId="31D36BE7" w:rsidR="00771735" w:rsidRDefault="00A23492">
      <w:pPr>
        <w:pStyle w:val="TableofFigures"/>
        <w:tabs>
          <w:tab w:val="right" w:leader="dot" w:pos="10160"/>
        </w:tabs>
        <w:rPr>
          <w:rFonts w:asciiTheme="minorHAnsi" w:eastAsiaTheme="minorEastAsia" w:hAnsiTheme="minorHAnsi" w:cstheme="minorBidi"/>
          <w:noProof/>
          <w:lang w:val="en-IN" w:eastAsia="en-IN" w:bidi="ar-SA"/>
        </w:rPr>
      </w:pPr>
      <w:hyperlink w:anchor="_Toc59467902" w:history="1">
        <w:r w:rsidR="00771735" w:rsidRPr="00810298">
          <w:rPr>
            <w:rStyle w:val="Hyperlink"/>
            <w:noProof/>
          </w:rPr>
          <w:t>Figure 16: Detailed data table for scenarios</w:t>
        </w:r>
        <w:r w:rsidR="00771735">
          <w:rPr>
            <w:noProof/>
            <w:webHidden/>
          </w:rPr>
          <w:tab/>
        </w:r>
        <w:r w:rsidR="00771735">
          <w:rPr>
            <w:noProof/>
            <w:webHidden/>
          </w:rPr>
          <w:fldChar w:fldCharType="begin"/>
        </w:r>
        <w:r w:rsidR="00771735">
          <w:rPr>
            <w:noProof/>
            <w:webHidden/>
          </w:rPr>
          <w:instrText xml:space="preserve"> PAGEREF _Toc59467902 \h </w:instrText>
        </w:r>
        <w:r w:rsidR="00771735">
          <w:rPr>
            <w:noProof/>
            <w:webHidden/>
          </w:rPr>
        </w:r>
        <w:r w:rsidR="00771735">
          <w:rPr>
            <w:noProof/>
            <w:webHidden/>
          </w:rPr>
          <w:fldChar w:fldCharType="separate"/>
        </w:r>
        <w:r w:rsidR="00771735">
          <w:rPr>
            <w:noProof/>
            <w:webHidden/>
          </w:rPr>
          <w:t>20</w:t>
        </w:r>
        <w:r w:rsidR="00771735">
          <w:rPr>
            <w:noProof/>
            <w:webHidden/>
          </w:rPr>
          <w:fldChar w:fldCharType="end"/>
        </w:r>
      </w:hyperlink>
    </w:p>
    <w:p w14:paraId="59B865F9" w14:textId="2FE0D631" w:rsidR="00771735" w:rsidRDefault="00A23492">
      <w:pPr>
        <w:pStyle w:val="TableofFigures"/>
        <w:tabs>
          <w:tab w:val="right" w:leader="dot" w:pos="10160"/>
        </w:tabs>
        <w:rPr>
          <w:rFonts w:asciiTheme="minorHAnsi" w:eastAsiaTheme="minorEastAsia" w:hAnsiTheme="minorHAnsi" w:cstheme="minorBidi"/>
          <w:noProof/>
          <w:lang w:val="en-IN" w:eastAsia="en-IN" w:bidi="ar-SA"/>
        </w:rPr>
      </w:pPr>
      <w:hyperlink w:anchor="_Toc59467903" w:history="1">
        <w:r w:rsidR="00771735" w:rsidRPr="00810298">
          <w:rPr>
            <w:rStyle w:val="Hyperlink"/>
            <w:noProof/>
          </w:rPr>
          <w:t>Figure 17: Steps with screenshots</w:t>
        </w:r>
        <w:r w:rsidR="00771735">
          <w:rPr>
            <w:noProof/>
            <w:webHidden/>
          </w:rPr>
          <w:tab/>
        </w:r>
        <w:r w:rsidR="00771735">
          <w:rPr>
            <w:noProof/>
            <w:webHidden/>
          </w:rPr>
          <w:fldChar w:fldCharType="begin"/>
        </w:r>
        <w:r w:rsidR="00771735">
          <w:rPr>
            <w:noProof/>
            <w:webHidden/>
          </w:rPr>
          <w:instrText xml:space="preserve"> PAGEREF _Toc59467903 \h </w:instrText>
        </w:r>
        <w:r w:rsidR="00771735">
          <w:rPr>
            <w:noProof/>
            <w:webHidden/>
          </w:rPr>
        </w:r>
        <w:r w:rsidR="00771735">
          <w:rPr>
            <w:noProof/>
            <w:webHidden/>
          </w:rPr>
          <w:fldChar w:fldCharType="separate"/>
        </w:r>
        <w:r w:rsidR="00771735">
          <w:rPr>
            <w:noProof/>
            <w:webHidden/>
          </w:rPr>
          <w:t>20</w:t>
        </w:r>
        <w:r w:rsidR="00771735">
          <w:rPr>
            <w:noProof/>
            <w:webHidden/>
          </w:rPr>
          <w:fldChar w:fldCharType="end"/>
        </w:r>
      </w:hyperlink>
    </w:p>
    <w:p w14:paraId="122CE51D" w14:textId="0F9FD9AC" w:rsidR="00771735" w:rsidRDefault="00A23492">
      <w:pPr>
        <w:pStyle w:val="TableofFigures"/>
        <w:tabs>
          <w:tab w:val="right" w:leader="dot" w:pos="10160"/>
        </w:tabs>
        <w:rPr>
          <w:rFonts w:asciiTheme="minorHAnsi" w:eastAsiaTheme="minorEastAsia" w:hAnsiTheme="minorHAnsi" w:cstheme="minorBidi"/>
          <w:noProof/>
          <w:lang w:val="en-IN" w:eastAsia="en-IN" w:bidi="ar-SA"/>
        </w:rPr>
      </w:pPr>
      <w:hyperlink w:anchor="_Toc59467904" w:history="1">
        <w:r w:rsidR="00771735" w:rsidRPr="00810298">
          <w:rPr>
            <w:rStyle w:val="Hyperlink"/>
            <w:noProof/>
          </w:rPr>
          <w:t>Figure 18: Steps breakdown before action with screenshot</w:t>
        </w:r>
        <w:r w:rsidR="00771735">
          <w:rPr>
            <w:noProof/>
            <w:webHidden/>
          </w:rPr>
          <w:tab/>
        </w:r>
        <w:r w:rsidR="00771735">
          <w:rPr>
            <w:noProof/>
            <w:webHidden/>
          </w:rPr>
          <w:fldChar w:fldCharType="begin"/>
        </w:r>
        <w:r w:rsidR="00771735">
          <w:rPr>
            <w:noProof/>
            <w:webHidden/>
          </w:rPr>
          <w:instrText xml:space="preserve"> PAGEREF _Toc59467904 \h </w:instrText>
        </w:r>
        <w:r w:rsidR="00771735">
          <w:rPr>
            <w:noProof/>
            <w:webHidden/>
          </w:rPr>
        </w:r>
        <w:r w:rsidR="00771735">
          <w:rPr>
            <w:noProof/>
            <w:webHidden/>
          </w:rPr>
          <w:fldChar w:fldCharType="separate"/>
        </w:r>
        <w:r w:rsidR="00771735">
          <w:rPr>
            <w:noProof/>
            <w:webHidden/>
          </w:rPr>
          <w:t>21</w:t>
        </w:r>
        <w:r w:rsidR="00771735">
          <w:rPr>
            <w:noProof/>
            <w:webHidden/>
          </w:rPr>
          <w:fldChar w:fldCharType="end"/>
        </w:r>
      </w:hyperlink>
    </w:p>
    <w:p w14:paraId="5F5E5357" w14:textId="1D22819C" w:rsidR="00771735" w:rsidRDefault="00A23492">
      <w:pPr>
        <w:pStyle w:val="TableofFigures"/>
        <w:tabs>
          <w:tab w:val="right" w:leader="dot" w:pos="10160"/>
        </w:tabs>
        <w:rPr>
          <w:rFonts w:asciiTheme="minorHAnsi" w:eastAsiaTheme="minorEastAsia" w:hAnsiTheme="minorHAnsi" w:cstheme="minorBidi"/>
          <w:noProof/>
          <w:lang w:val="en-IN" w:eastAsia="en-IN" w:bidi="ar-SA"/>
        </w:rPr>
      </w:pPr>
      <w:hyperlink w:anchor="_Toc59467905" w:history="1">
        <w:r w:rsidR="00771735" w:rsidRPr="00810298">
          <w:rPr>
            <w:rStyle w:val="Hyperlink"/>
            <w:noProof/>
          </w:rPr>
          <w:t>Figure 19: Steps breakdown after action with screenshot</w:t>
        </w:r>
        <w:r w:rsidR="00771735">
          <w:rPr>
            <w:noProof/>
            <w:webHidden/>
          </w:rPr>
          <w:tab/>
        </w:r>
        <w:r w:rsidR="00771735">
          <w:rPr>
            <w:noProof/>
            <w:webHidden/>
          </w:rPr>
          <w:fldChar w:fldCharType="begin"/>
        </w:r>
        <w:r w:rsidR="00771735">
          <w:rPr>
            <w:noProof/>
            <w:webHidden/>
          </w:rPr>
          <w:instrText xml:space="preserve"> PAGEREF _Toc59467905 \h </w:instrText>
        </w:r>
        <w:r w:rsidR="00771735">
          <w:rPr>
            <w:noProof/>
            <w:webHidden/>
          </w:rPr>
        </w:r>
        <w:r w:rsidR="00771735">
          <w:rPr>
            <w:noProof/>
            <w:webHidden/>
          </w:rPr>
          <w:fldChar w:fldCharType="separate"/>
        </w:r>
        <w:r w:rsidR="00771735">
          <w:rPr>
            <w:noProof/>
            <w:webHidden/>
          </w:rPr>
          <w:t>21</w:t>
        </w:r>
        <w:r w:rsidR="00771735">
          <w:rPr>
            <w:noProof/>
            <w:webHidden/>
          </w:rPr>
          <w:fldChar w:fldCharType="end"/>
        </w:r>
      </w:hyperlink>
    </w:p>
    <w:p w14:paraId="40B00739" w14:textId="0AEBA72D" w:rsidR="00771735" w:rsidRDefault="00A23492">
      <w:pPr>
        <w:pStyle w:val="TableofFigures"/>
        <w:tabs>
          <w:tab w:val="right" w:leader="dot" w:pos="10160"/>
        </w:tabs>
        <w:rPr>
          <w:rFonts w:asciiTheme="minorHAnsi" w:eastAsiaTheme="minorEastAsia" w:hAnsiTheme="minorHAnsi" w:cstheme="minorBidi"/>
          <w:noProof/>
          <w:lang w:val="en-IN" w:eastAsia="en-IN" w:bidi="ar-SA"/>
        </w:rPr>
      </w:pPr>
      <w:hyperlink w:anchor="_Toc59467906" w:history="1">
        <w:r w:rsidR="00771735" w:rsidRPr="00810298">
          <w:rPr>
            <w:rStyle w:val="Hyperlink"/>
            <w:noProof/>
          </w:rPr>
          <w:t>Figure 20: Run entire test suite</w:t>
        </w:r>
        <w:r w:rsidR="00771735">
          <w:rPr>
            <w:noProof/>
            <w:webHidden/>
          </w:rPr>
          <w:tab/>
        </w:r>
        <w:r w:rsidR="00771735">
          <w:rPr>
            <w:noProof/>
            <w:webHidden/>
          </w:rPr>
          <w:fldChar w:fldCharType="begin"/>
        </w:r>
        <w:r w:rsidR="00771735">
          <w:rPr>
            <w:noProof/>
            <w:webHidden/>
          </w:rPr>
          <w:instrText xml:space="preserve"> PAGEREF _Toc59467906 \h </w:instrText>
        </w:r>
        <w:r w:rsidR="00771735">
          <w:rPr>
            <w:noProof/>
            <w:webHidden/>
          </w:rPr>
        </w:r>
        <w:r w:rsidR="00771735">
          <w:rPr>
            <w:noProof/>
            <w:webHidden/>
          </w:rPr>
          <w:fldChar w:fldCharType="separate"/>
        </w:r>
        <w:r w:rsidR="00771735">
          <w:rPr>
            <w:noProof/>
            <w:webHidden/>
          </w:rPr>
          <w:t>22</w:t>
        </w:r>
        <w:r w:rsidR="00771735">
          <w:rPr>
            <w:noProof/>
            <w:webHidden/>
          </w:rPr>
          <w:fldChar w:fldCharType="end"/>
        </w:r>
      </w:hyperlink>
    </w:p>
    <w:p w14:paraId="3C11EEA6" w14:textId="0CDBB687" w:rsidR="00771735" w:rsidRDefault="00A23492">
      <w:pPr>
        <w:pStyle w:val="TableofFigures"/>
        <w:tabs>
          <w:tab w:val="right" w:leader="dot" w:pos="10160"/>
        </w:tabs>
        <w:rPr>
          <w:rFonts w:asciiTheme="minorHAnsi" w:eastAsiaTheme="minorEastAsia" w:hAnsiTheme="minorHAnsi" w:cstheme="minorBidi"/>
          <w:noProof/>
          <w:lang w:val="en-IN" w:eastAsia="en-IN" w:bidi="ar-SA"/>
        </w:rPr>
      </w:pPr>
      <w:hyperlink w:anchor="_Toc59467907" w:history="1">
        <w:r w:rsidR="00771735" w:rsidRPr="00810298">
          <w:rPr>
            <w:rStyle w:val="Hyperlink"/>
            <w:noProof/>
          </w:rPr>
          <w:t>Figure 21: Entire test suite execution completion</w:t>
        </w:r>
        <w:r w:rsidR="00771735">
          <w:rPr>
            <w:noProof/>
            <w:webHidden/>
          </w:rPr>
          <w:tab/>
        </w:r>
        <w:r w:rsidR="00771735">
          <w:rPr>
            <w:noProof/>
            <w:webHidden/>
          </w:rPr>
          <w:fldChar w:fldCharType="begin"/>
        </w:r>
        <w:r w:rsidR="00771735">
          <w:rPr>
            <w:noProof/>
            <w:webHidden/>
          </w:rPr>
          <w:instrText xml:space="preserve"> PAGEREF _Toc59467907 \h </w:instrText>
        </w:r>
        <w:r w:rsidR="00771735">
          <w:rPr>
            <w:noProof/>
            <w:webHidden/>
          </w:rPr>
        </w:r>
        <w:r w:rsidR="00771735">
          <w:rPr>
            <w:noProof/>
            <w:webHidden/>
          </w:rPr>
          <w:fldChar w:fldCharType="separate"/>
        </w:r>
        <w:r w:rsidR="00771735">
          <w:rPr>
            <w:noProof/>
            <w:webHidden/>
          </w:rPr>
          <w:t>22</w:t>
        </w:r>
        <w:r w:rsidR="00771735">
          <w:rPr>
            <w:noProof/>
            <w:webHidden/>
          </w:rPr>
          <w:fldChar w:fldCharType="end"/>
        </w:r>
      </w:hyperlink>
    </w:p>
    <w:p w14:paraId="16FD2116" w14:textId="748E681B" w:rsidR="00771735" w:rsidRDefault="00A23492">
      <w:pPr>
        <w:pStyle w:val="TableofFigures"/>
        <w:tabs>
          <w:tab w:val="right" w:leader="dot" w:pos="10160"/>
        </w:tabs>
        <w:rPr>
          <w:rFonts w:asciiTheme="minorHAnsi" w:eastAsiaTheme="minorEastAsia" w:hAnsiTheme="minorHAnsi" w:cstheme="minorBidi"/>
          <w:noProof/>
          <w:lang w:val="en-IN" w:eastAsia="en-IN" w:bidi="ar-SA"/>
        </w:rPr>
      </w:pPr>
      <w:hyperlink w:anchor="_Toc59467908" w:history="1">
        <w:r w:rsidR="00771735" w:rsidRPr="00810298">
          <w:rPr>
            <w:rStyle w:val="Hyperlink"/>
            <w:noProof/>
          </w:rPr>
          <w:t>Figure 22: Tag specific feature execution</w:t>
        </w:r>
        <w:r w:rsidR="00771735">
          <w:rPr>
            <w:noProof/>
            <w:webHidden/>
          </w:rPr>
          <w:tab/>
        </w:r>
        <w:r w:rsidR="00771735">
          <w:rPr>
            <w:noProof/>
            <w:webHidden/>
          </w:rPr>
          <w:fldChar w:fldCharType="begin"/>
        </w:r>
        <w:r w:rsidR="00771735">
          <w:rPr>
            <w:noProof/>
            <w:webHidden/>
          </w:rPr>
          <w:instrText xml:space="preserve"> PAGEREF _Toc59467908 \h </w:instrText>
        </w:r>
        <w:r w:rsidR="00771735">
          <w:rPr>
            <w:noProof/>
            <w:webHidden/>
          </w:rPr>
        </w:r>
        <w:r w:rsidR="00771735">
          <w:rPr>
            <w:noProof/>
            <w:webHidden/>
          </w:rPr>
          <w:fldChar w:fldCharType="separate"/>
        </w:r>
        <w:r w:rsidR="00771735">
          <w:rPr>
            <w:noProof/>
            <w:webHidden/>
          </w:rPr>
          <w:t>23</w:t>
        </w:r>
        <w:r w:rsidR="00771735">
          <w:rPr>
            <w:noProof/>
            <w:webHidden/>
          </w:rPr>
          <w:fldChar w:fldCharType="end"/>
        </w:r>
      </w:hyperlink>
    </w:p>
    <w:p w14:paraId="07EB071D" w14:textId="54587AA0" w:rsidR="00771735" w:rsidRDefault="00A23492">
      <w:pPr>
        <w:pStyle w:val="TableofFigures"/>
        <w:tabs>
          <w:tab w:val="right" w:leader="dot" w:pos="10160"/>
        </w:tabs>
        <w:rPr>
          <w:rFonts w:asciiTheme="minorHAnsi" w:eastAsiaTheme="minorEastAsia" w:hAnsiTheme="minorHAnsi" w:cstheme="minorBidi"/>
          <w:noProof/>
          <w:lang w:val="en-IN" w:eastAsia="en-IN" w:bidi="ar-SA"/>
        </w:rPr>
      </w:pPr>
      <w:hyperlink w:anchor="_Toc59467909" w:history="1">
        <w:r w:rsidR="00771735" w:rsidRPr="00810298">
          <w:rPr>
            <w:rStyle w:val="Hyperlink"/>
            <w:noProof/>
          </w:rPr>
          <w:t>Figure 23: Tag specific feature execution (API SECURITY)</w:t>
        </w:r>
        <w:r w:rsidR="00771735">
          <w:rPr>
            <w:noProof/>
            <w:webHidden/>
          </w:rPr>
          <w:tab/>
        </w:r>
        <w:r w:rsidR="00771735">
          <w:rPr>
            <w:noProof/>
            <w:webHidden/>
          </w:rPr>
          <w:fldChar w:fldCharType="begin"/>
        </w:r>
        <w:r w:rsidR="00771735">
          <w:rPr>
            <w:noProof/>
            <w:webHidden/>
          </w:rPr>
          <w:instrText xml:space="preserve"> PAGEREF _Toc59467909 \h </w:instrText>
        </w:r>
        <w:r w:rsidR="00771735">
          <w:rPr>
            <w:noProof/>
            <w:webHidden/>
          </w:rPr>
        </w:r>
        <w:r w:rsidR="00771735">
          <w:rPr>
            <w:noProof/>
            <w:webHidden/>
          </w:rPr>
          <w:fldChar w:fldCharType="separate"/>
        </w:r>
        <w:r w:rsidR="00771735">
          <w:rPr>
            <w:noProof/>
            <w:webHidden/>
          </w:rPr>
          <w:t>23</w:t>
        </w:r>
        <w:r w:rsidR="00771735">
          <w:rPr>
            <w:noProof/>
            <w:webHidden/>
          </w:rPr>
          <w:fldChar w:fldCharType="end"/>
        </w:r>
      </w:hyperlink>
    </w:p>
    <w:p w14:paraId="5E7C86E6" w14:textId="5FE5CF08" w:rsidR="00771735" w:rsidRDefault="00A23492">
      <w:pPr>
        <w:pStyle w:val="TableofFigures"/>
        <w:tabs>
          <w:tab w:val="right" w:leader="dot" w:pos="10160"/>
        </w:tabs>
        <w:rPr>
          <w:rFonts w:asciiTheme="minorHAnsi" w:eastAsiaTheme="minorEastAsia" w:hAnsiTheme="minorHAnsi" w:cstheme="minorBidi"/>
          <w:noProof/>
          <w:lang w:val="en-IN" w:eastAsia="en-IN" w:bidi="ar-SA"/>
        </w:rPr>
      </w:pPr>
      <w:hyperlink w:anchor="_Toc59467910" w:history="1">
        <w:r w:rsidR="00771735" w:rsidRPr="00810298">
          <w:rPr>
            <w:rStyle w:val="Hyperlink"/>
            <w:noProof/>
          </w:rPr>
          <w:t>Figure 24: Tag specific test execution</w:t>
        </w:r>
        <w:r w:rsidR="00771735">
          <w:rPr>
            <w:noProof/>
            <w:webHidden/>
          </w:rPr>
          <w:tab/>
        </w:r>
        <w:r w:rsidR="00771735">
          <w:rPr>
            <w:noProof/>
            <w:webHidden/>
          </w:rPr>
          <w:fldChar w:fldCharType="begin"/>
        </w:r>
        <w:r w:rsidR="00771735">
          <w:rPr>
            <w:noProof/>
            <w:webHidden/>
          </w:rPr>
          <w:instrText xml:space="preserve"> PAGEREF _Toc59467910 \h </w:instrText>
        </w:r>
        <w:r w:rsidR="00771735">
          <w:rPr>
            <w:noProof/>
            <w:webHidden/>
          </w:rPr>
        </w:r>
        <w:r w:rsidR="00771735">
          <w:rPr>
            <w:noProof/>
            <w:webHidden/>
          </w:rPr>
          <w:fldChar w:fldCharType="separate"/>
        </w:r>
        <w:r w:rsidR="00771735">
          <w:rPr>
            <w:noProof/>
            <w:webHidden/>
          </w:rPr>
          <w:t>23</w:t>
        </w:r>
        <w:r w:rsidR="00771735">
          <w:rPr>
            <w:noProof/>
            <w:webHidden/>
          </w:rPr>
          <w:fldChar w:fldCharType="end"/>
        </w:r>
      </w:hyperlink>
    </w:p>
    <w:p w14:paraId="6A501B91" w14:textId="175B9D96" w:rsidR="00771735" w:rsidRDefault="00A23492">
      <w:pPr>
        <w:pStyle w:val="TableofFigures"/>
        <w:tabs>
          <w:tab w:val="right" w:leader="dot" w:pos="10160"/>
        </w:tabs>
        <w:rPr>
          <w:rFonts w:asciiTheme="minorHAnsi" w:eastAsiaTheme="minorEastAsia" w:hAnsiTheme="minorHAnsi" w:cstheme="minorBidi"/>
          <w:noProof/>
          <w:lang w:val="en-IN" w:eastAsia="en-IN" w:bidi="ar-SA"/>
        </w:rPr>
      </w:pPr>
      <w:hyperlink w:anchor="_Toc59467911" w:history="1">
        <w:r w:rsidR="00771735" w:rsidRPr="00810298">
          <w:rPr>
            <w:rStyle w:val="Hyperlink"/>
            <w:noProof/>
          </w:rPr>
          <w:t>Figure 25: System configuration in single page report</w:t>
        </w:r>
        <w:r w:rsidR="00771735">
          <w:rPr>
            <w:noProof/>
            <w:webHidden/>
          </w:rPr>
          <w:tab/>
        </w:r>
        <w:r w:rsidR="00771735">
          <w:rPr>
            <w:noProof/>
            <w:webHidden/>
          </w:rPr>
          <w:fldChar w:fldCharType="begin"/>
        </w:r>
        <w:r w:rsidR="00771735">
          <w:rPr>
            <w:noProof/>
            <w:webHidden/>
          </w:rPr>
          <w:instrText xml:space="preserve"> PAGEREF _Toc59467911 \h </w:instrText>
        </w:r>
        <w:r w:rsidR="00771735">
          <w:rPr>
            <w:noProof/>
            <w:webHidden/>
          </w:rPr>
        </w:r>
        <w:r w:rsidR="00771735">
          <w:rPr>
            <w:noProof/>
            <w:webHidden/>
          </w:rPr>
          <w:fldChar w:fldCharType="separate"/>
        </w:r>
        <w:r w:rsidR="00771735">
          <w:rPr>
            <w:noProof/>
            <w:webHidden/>
          </w:rPr>
          <w:t>23</w:t>
        </w:r>
        <w:r w:rsidR="00771735">
          <w:rPr>
            <w:noProof/>
            <w:webHidden/>
          </w:rPr>
          <w:fldChar w:fldCharType="end"/>
        </w:r>
      </w:hyperlink>
    </w:p>
    <w:p w14:paraId="7A18AD6B" w14:textId="56A498B6" w:rsidR="00DF2054" w:rsidRDefault="00C91582" w:rsidP="00DF2054">
      <w:pPr>
        <w:pStyle w:val="Heading1"/>
      </w:pPr>
      <w:r>
        <w:fldChar w:fldCharType="end"/>
      </w:r>
      <w:bookmarkStart w:id="8" w:name="_Toc59526585"/>
      <w:r w:rsidR="00DF2054">
        <w:t>Table of Tables</w:t>
      </w:r>
      <w:bookmarkEnd w:id="8"/>
    </w:p>
    <w:p w14:paraId="338EF77A" w14:textId="36C0160A" w:rsidR="008D13E1" w:rsidRDefault="00DF2054">
      <w:pPr>
        <w:pStyle w:val="TableofFigures"/>
        <w:tabs>
          <w:tab w:val="right" w:leader="dot" w:pos="10160"/>
        </w:tabs>
        <w:rPr>
          <w:rFonts w:asciiTheme="minorHAnsi" w:eastAsiaTheme="minorEastAsia" w:hAnsiTheme="minorHAnsi" w:cstheme="minorBidi"/>
          <w:noProof/>
          <w:lang w:val="en-IN" w:eastAsia="en-IN" w:bidi="ar-SA"/>
        </w:rPr>
      </w:pPr>
      <w:r>
        <w:fldChar w:fldCharType="begin"/>
      </w:r>
      <w:r>
        <w:instrText xml:space="preserve"> TOC \h \z \c "Table" </w:instrText>
      </w:r>
      <w:r>
        <w:fldChar w:fldCharType="separate"/>
      </w:r>
      <w:hyperlink w:anchor="_Toc59526523" w:history="1">
        <w:r w:rsidR="008D13E1" w:rsidRPr="00B126B9">
          <w:rPr>
            <w:rStyle w:val="Hyperlink"/>
            <w:noProof/>
          </w:rPr>
          <w:t>Table 1: High Level Requirements</w:t>
        </w:r>
        <w:r w:rsidR="008D13E1">
          <w:rPr>
            <w:noProof/>
            <w:webHidden/>
          </w:rPr>
          <w:tab/>
        </w:r>
        <w:r w:rsidR="008D13E1">
          <w:rPr>
            <w:noProof/>
            <w:webHidden/>
          </w:rPr>
          <w:fldChar w:fldCharType="begin"/>
        </w:r>
        <w:r w:rsidR="008D13E1">
          <w:rPr>
            <w:noProof/>
            <w:webHidden/>
          </w:rPr>
          <w:instrText xml:space="preserve"> PAGEREF _Toc59526523 \h </w:instrText>
        </w:r>
        <w:r w:rsidR="008D13E1">
          <w:rPr>
            <w:noProof/>
            <w:webHidden/>
          </w:rPr>
        </w:r>
        <w:r w:rsidR="008D13E1">
          <w:rPr>
            <w:noProof/>
            <w:webHidden/>
          </w:rPr>
          <w:fldChar w:fldCharType="separate"/>
        </w:r>
        <w:r w:rsidR="008D13E1">
          <w:rPr>
            <w:noProof/>
            <w:webHidden/>
          </w:rPr>
          <w:t>6</w:t>
        </w:r>
        <w:r w:rsidR="008D13E1">
          <w:rPr>
            <w:noProof/>
            <w:webHidden/>
          </w:rPr>
          <w:fldChar w:fldCharType="end"/>
        </w:r>
      </w:hyperlink>
    </w:p>
    <w:p w14:paraId="0EB8C530" w14:textId="6BB9C7D8" w:rsidR="008D13E1" w:rsidRDefault="00A23492">
      <w:pPr>
        <w:pStyle w:val="TableofFigures"/>
        <w:tabs>
          <w:tab w:val="right" w:leader="dot" w:pos="10160"/>
        </w:tabs>
        <w:rPr>
          <w:rFonts w:asciiTheme="minorHAnsi" w:eastAsiaTheme="minorEastAsia" w:hAnsiTheme="minorHAnsi" w:cstheme="minorBidi"/>
          <w:noProof/>
          <w:lang w:val="en-IN" w:eastAsia="en-IN" w:bidi="ar-SA"/>
        </w:rPr>
      </w:pPr>
      <w:hyperlink w:anchor="_Toc59526524" w:history="1">
        <w:r w:rsidR="008D13E1" w:rsidRPr="00B126B9">
          <w:rPr>
            <w:rStyle w:val="Hyperlink"/>
            <w:noProof/>
          </w:rPr>
          <w:t>Table 2: Low Level Requirements</w:t>
        </w:r>
        <w:r w:rsidR="008D13E1">
          <w:rPr>
            <w:noProof/>
            <w:webHidden/>
          </w:rPr>
          <w:tab/>
        </w:r>
        <w:r w:rsidR="008D13E1">
          <w:rPr>
            <w:noProof/>
            <w:webHidden/>
          </w:rPr>
          <w:fldChar w:fldCharType="begin"/>
        </w:r>
        <w:r w:rsidR="008D13E1">
          <w:rPr>
            <w:noProof/>
            <w:webHidden/>
          </w:rPr>
          <w:instrText xml:space="preserve"> PAGEREF _Toc59526524 \h </w:instrText>
        </w:r>
        <w:r w:rsidR="008D13E1">
          <w:rPr>
            <w:noProof/>
            <w:webHidden/>
          </w:rPr>
        </w:r>
        <w:r w:rsidR="008D13E1">
          <w:rPr>
            <w:noProof/>
            <w:webHidden/>
          </w:rPr>
          <w:fldChar w:fldCharType="separate"/>
        </w:r>
        <w:r w:rsidR="008D13E1">
          <w:rPr>
            <w:noProof/>
            <w:webHidden/>
          </w:rPr>
          <w:t>6</w:t>
        </w:r>
        <w:r w:rsidR="008D13E1">
          <w:rPr>
            <w:noProof/>
            <w:webHidden/>
          </w:rPr>
          <w:fldChar w:fldCharType="end"/>
        </w:r>
      </w:hyperlink>
    </w:p>
    <w:p w14:paraId="617168F3" w14:textId="3BEDB094" w:rsidR="008D13E1" w:rsidRDefault="00A23492">
      <w:pPr>
        <w:pStyle w:val="TableofFigures"/>
        <w:tabs>
          <w:tab w:val="right" w:leader="dot" w:pos="10160"/>
        </w:tabs>
        <w:rPr>
          <w:rFonts w:asciiTheme="minorHAnsi" w:eastAsiaTheme="minorEastAsia" w:hAnsiTheme="minorHAnsi" w:cstheme="minorBidi"/>
          <w:noProof/>
          <w:lang w:val="en-IN" w:eastAsia="en-IN" w:bidi="ar-SA"/>
        </w:rPr>
      </w:pPr>
      <w:hyperlink w:anchor="_Toc59526525" w:history="1">
        <w:r w:rsidR="008D13E1" w:rsidRPr="00B126B9">
          <w:rPr>
            <w:rStyle w:val="Hyperlink"/>
            <w:noProof/>
          </w:rPr>
          <w:t>Table 3: Manual test plans for API</w:t>
        </w:r>
        <w:r w:rsidR="008D13E1">
          <w:rPr>
            <w:noProof/>
            <w:webHidden/>
          </w:rPr>
          <w:tab/>
        </w:r>
        <w:r w:rsidR="008D13E1">
          <w:rPr>
            <w:noProof/>
            <w:webHidden/>
          </w:rPr>
          <w:fldChar w:fldCharType="begin"/>
        </w:r>
        <w:r w:rsidR="008D13E1">
          <w:rPr>
            <w:noProof/>
            <w:webHidden/>
          </w:rPr>
          <w:instrText xml:space="preserve"> PAGEREF _Toc59526525 \h </w:instrText>
        </w:r>
        <w:r w:rsidR="008D13E1">
          <w:rPr>
            <w:noProof/>
            <w:webHidden/>
          </w:rPr>
        </w:r>
        <w:r w:rsidR="008D13E1">
          <w:rPr>
            <w:noProof/>
            <w:webHidden/>
          </w:rPr>
          <w:fldChar w:fldCharType="separate"/>
        </w:r>
        <w:r w:rsidR="008D13E1">
          <w:rPr>
            <w:noProof/>
            <w:webHidden/>
          </w:rPr>
          <w:t>9</w:t>
        </w:r>
        <w:r w:rsidR="008D13E1">
          <w:rPr>
            <w:noProof/>
            <w:webHidden/>
          </w:rPr>
          <w:fldChar w:fldCharType="end"/>
        </w:r>
      </w:hyperlink>
    </w:p>
    <w:p w14:paraId="56D41A0D" w14:textId="22A1D883" w:rsidR="008D13E1" w:rsidRDefault="00A23492">
      <w:pPr>
        <w:pStyle w:val="TableofFigures"/>
        <w:tabs>
          <w:tab w:val="right" w:leader="dot" w:pos="10160"/>
        </w:tabs>
        <w:rPr>
          <w:rFonts w:asciiTheme="minorHAnsi" w:eastAsiaTheme="minorEastAsia" w:hAnsiTheme="minorHAnsi" w:cstheme="minorBidi"/>
          <w:noProof/>
          <w:lang w:val="en-IN" w:eastAsia="en-IN" w:bidi="ar-SA"/>
        </w:rPr>
      </w:pPr>
      <w:hyperlink w:anchor="_Toc59526526" w:history="1">
        <w:r w:rsidR="008D13E1" w:rsidRPr="00B126B9">
          <w:rPr>
            <w:rStyle w:val="Hyperlink"/>
            <w:noProof/>
          </w:rPr>
          <w:t>Table 4: Manual test plans for UI</w:t>
        </w:r>
        <w:r w:rsidR="008D13E1">
          <w:rPr>
            <w:noProof/>
            <w:webHidden/>
          </w:rPr>
          <w:tab/>
        </w:r>
        <w:r w:rsidR="008D13E1">
          <w:rPr>
            <w:noProof/>
            <w:webHidden/>
          </w:rPr>
          <w:fldChar w:fldCharType="begin"/>
        </w:r>
        <w:r w:rsidR="008D13E1">
          <w:rPr>
            <w:noProof/>
            <w:webHidden/>
          </w:rPr>
          <w:instrText xml:space="preserve"> PAGEREF _Toc59526526 \h </w:instrText>
        </w:r>
        <w:r w:rsidR="008D13E1">
          <w:rPr>
            <w:noProof/>
            <w:webHidden/>
          </w:rPr>
        </w:r>
        <w:r w:rsidR="008D13E1">
          <w:rPr>
            <w:noProof/>
            <w:webHidden/>
          </w:rPr>
          <w:fldChar w:fldCharType="separate"/>
        </w:r>
        <w:r w:rsidR="008D13E1">
          <w:rPr>
            <w:noProof/>
            <w:webHidden/>
          </w:rPr>
          <w:t>11</w:t>
        </w:r>
        <w:r w:rsidR="008D13E1">
          <w:rPr>
            <w:noProof/>
            <w:webHidden/>
          </w:rPr>
          <w:fldChar w:fldCharType="end"/>
        </w:r>
      </w:hyperlink>
    </w:p>
    <w:p w14:paraId="6FAFAECE" w14:textId="6B799D28" w:rsidR="00FF3858" w:rsidRPr="00DF2054" w:rsidRDefault="00DF2054" w:rsidP="00DF2054">
      <w:r>
        <w:fldChar w:fldCharType="end"/>
      </w:r>
      <w:r w:rsidR="00FF3858">
        <w:br w:type="page"/>
      </w:r>
    </w:p>
    <w:p w14:paraId="10890368" w14:textId="1CA33096" w:rsidR="00FF3858" w:rsidRDefault="00FF3858" w:rsidP="00FF3858">
      <w:pPr>
        <w:pStyle w:val="Heading1"/>
      </w:pPr>
      <w:bookmarkStart w:id="9" w:name="_Toc59526586"/>
      <w:r>
        <w:lastRenderedPageBreak/>
        <w:t>Shadow Project Topic: Manual and Automation Testing of FADR webpage (UI &amp; API)</w:t>
      </w:r>
      <w:bookmarkEnd w:id="9"/>
    </w:p>
    <w:p w14:paraId="3B8BBA71" w14:textId="6442EDA5" w:rsidR="00072104" w:rsidRPr="00C241E1" w:rsidRDefault="00072104" w:rsidP="00072104">
      <w:pPr>
        <w:pStyle w:val="Heading2"/>
        <w:rPr>
          <w:sz w:val="28"/>
        </w:rPr>
      </w:pPr>
      <w:bookmarkStart w:id="10" w:name="_Toc59526587"/>
      <w:r w:rsidRPr="00C241E1">
        <w:rPr>
          <w:sz w:val="28"/>
        </w:rPr>
        <w:t>Project Description</w:t>
      </w:r>
      <w:r w:rsidR="00DF4503" w:rsidRPr="00C241E1">
        <w:rPr>
          <w:sz w:val="28"/>
        </w:rPr>
        <w:t>:</w:t>
      </w:r>
      <w:bookmarkEnd w:id="10"/>
    </w:p>
    <w:p w14:paraId="7A8E9E68" w14:textId="3627B8F7" w:rsidR="00072104" w:rsidRDefault="00DF4503" w:rsidP="00072104">
      <w:r>
        <w:t>The goal of the project is to learn to write automation scripts for web applications. The web application being used by us is the Factory Assisted Device Reset(FADR) for EATON. The test cases must be written in a Behavior Driven Development(BDD) framework, to make it easy for a person from non-technical background to easily understand what test cases are being executed.</w:t>
      </w:r>
    </w:p>
    <w:p w14:paraId="2CEFAE74" w14:textId="6069ACA2" w:rsidR="001E4E1C" w:rsidRDefault="001E4E1C" w:rsidP="00072104"/>
    <w:p w14:paraId="5110B784" w14:textId="77777777" w:rsidR="001E4E1C" w:rsidRDefault="001E4E1C" w:rsidP="00072104"/>
    <w:p w14:paraId="4CB73B14" w14:textId="20CD461E" w:rsidR="00DF4503" w:rsidRPr="00C241E1" w:rsidRDefault="00DF4503" w:rsidP="00DF4503">
      <w:pPr>
        <w:pStyle w:val="Header3"/>
        <w:rPr>
          <w:sz w:val="28"/>
        </w:rPr>
      </w:pPr>
      <w:bookmarkStart w:id="11" w:name="_Toc59526588"/>
      <w:r w:rsidRPr="00C241E1">
        <w:rPr>
          <w:sz w:val="28"/>
        </w:rPr>
        <w:t>Tools and Technology Used:</w:t>
      </w:r>
      <w:bookmarkEnd w:id="11"/>
    </w:p>
    <w:p w14:paraId="7E07B533" w14:textId="73C04522" w:rsidR="00DF4503" w:rsidRDefault="00DF4503" w:rsidP="00DF4503">
      <w:pPr>
        <w:pStyle w:val="ListParagraph"/>
        <w:numPr>
          <w:ilvl w:val="0"/>
          <w:numId w:val="7"/>
        </w:numPr>
      </w:pPr>
      <w:r>
        <w:t>Excel</w:t>
      </w:r>
    </w:p>
    <w:p w14:paraId="32291267" w14:textId="3771F800" w:rsidR="00DF4503" w:rsidRDefault="00DF4503" w:rsidP="00DF4503">
      <w:pPr>
        <w:pStyle w:val="ListParagraph"/>
        <w:numPr>
          <w:ilvl w:val="0"/>
          <w:numId w:val="7"/>
        </w:numPr>
      </w:pPr>
      <w:r>
        <w:t>POSTMAN</w:t>
      </w:r>
    </w:p>
    <w:p w14:paraId="2A43D6B7" w14:textId="3405309E" w:rsidR="00DF4503" w:rsidRDefault="00DF4503" w:rsidP="00DF4503">
      <w:pPr>
        <w:pStyle w:val="ListParagraph"/>
        <w:numPr>
          <w:ilvl w:val="0"/>
          <w:numId w:val="7"/>
        </w:numPr>
      </w:pPr>
      <w:r>
        <w:t>JAVA scripting</w:t>
      </w:r>
    </w:p>
    <w:p w14:paraId="1A0B76A8" w14:textId="0EE186E4" w:rsidR="00DF4503" w:rsidRDefault="00DF4503" w:rsidP="00DF4503">
      <w:pPr>
        <w:pStyle w:val="ListParagraph"/>
        <w:numPr>
          <w:ilvl w:val="0"/>
          <w:numId w:val="7"/>
        </w:numPr>
      </w:pPr>
      <w:r>
        <w:t>Cucumber BDD</w:t>
      </w:r>
    </w:p>
    <w:p w14:paraId="7D0092BF" w14:textId="66EB3F79" w:rsidR="00DF4503" w:rsidRDefault="00DF4503" w:rsidP="00DF4503">
      <w:pPr>
        <w:pStyle w:val="ListParagraph"/>
        <w:numPr>
          <w:ilvl w:val="0"/>
          <w:numId w:val="7"/>
        </w:numPr>
      </w:pPr>
      <w:r>
        <w:t>Selenium</w:t>
      </w:r>
    </w:p>
    <w:p w14:paraId="69EEDFFE" w14:textId="5DD4F9C0" w:rsidR="00DF4503" w:rsidRDefault="00DF4503" w:rsidP="00DF4503">
      <w:pPr>
        <w:pStyle w:val="ListParagraph"/>
        <w:numPr>
          <w:ilvl w:val="0"/>
          <w:numId w:val="7"/>
        </w:numPr>
      </w:pPr>
      <w:r>
        <w:t>Rest-assured</w:t>
      </w:r>
    </w:p>
    <w:p w14:paraId="140E9FED" w14:textId="6F79C697" w:rsidR="00DF4503" w:rsidRDefault="00DF4503" w:rsidP="00DF4503">
      <w:pPr>
        <w:pStyle w:val="ListParagraph"/>
        <w:numPr>
          <w:ilvl w:val="0"/>
          <w:numId w:val="7"/>
        </w:numPr>
      </w:pPr>
      <w:r>
        <w:t>J</w:t>
      </w:r>
      <w:r w:rsidR="001E4E1C">
        <w:t>u</w:t>
      </w:r>
      <w:r>
        <w:t>nit</w:t>
      </w:r>
    </w:p>
    <w:p w14:paraId="0F9D4194" w14:textId="0497E45F" w:rsidR="001E4E1C" w:rsidRDefault="001E4E1C" w:rsidP="001E4E1C">
      <w:pPr>
        <w:pStyle w:val="ListParagraph"/>
        <w:ind w:left="1080" w:firstLine="0"/>
      </w:pPr>
    </w:p>
    <w:p w14:paraId="5220D00D" w14:textId="74C3D841" w:rsidR="001E4E1C" w:rsidRDefault="001E4E1C" w:rsidP="001E4E1C">
      <w:pPr>
        <w:pStyle w:val="ListParagraph"/>
        <w:ind w:left="1080" w:firstLine="0"/>
      </w:pPr>
    </w:p>
    <w:p w14:paraId="184C2615" w14:textId="77777777" w:rsidR="001E4E1C" w:rsidRDefault="001E4E1C" w:rsidP="001E4E1C">
      <w:pPr>
        <w:pStyle w:val="ListParagraph"/>
        <w:ind w:left="1080" w:firstLine="0"/>
      </w:pPr>
    </w:p>
    <w:p w14:paraId="3D4B117D" w14:textId="2919CDD1" w:rsidR="000546D6" w:rsidRPr="00C241E1" w:rsidRDefault="000546D6" w:rsidP="000546D6">
      <w:pPr>
        <w:pStyle w:val="Heading2"/>
        <w:rPr>
          <w:sz w:val="28"/>
        </w:rPr>
      </w:pPr>
      <w:bookmarkStart w:id="12" w:name="_Toc59526589"/>
      <w:r w:rsidRPr="00C241E1">
        <w:rPr>
          <w:sz w:val="28"/>
        </w:rPr>
        <w:t>Topics Covered:</w:t>
      </w:r>
      <w:bookmarkEnd w:id="12"/>
    </w:p>
    <w:p w14:paraId="212DAC7F" w14:textId="762C044F" w:rsidR="000546D6" w:rsidRDefault="000546D6" w:rsidP="000546D6">
      <w:pPr>
        <w:pStyle w:val="BulletL1"/>
        <w:numPr>
          <w:ilvl w:val="0"/>
          <w:numId w:val="6"/>
        </w:numPr>
      </w:pPr>
      <w:r>
        <w:t>Understanding the requirements</w:t>
      </w:r>
    </w:p>
    <w:p w14:paraId="11AE35DA" w14:textId="0F7221CB" w:rsidR="000546D6" w:rsidRDefault="000546D6" w:rsidP="000546D6">
      <w:pPr>
        <w:pStyle w:val="BulletL1"/>
        <w:numPr>
          <w:ilvl w:val="0"/>
          <w:numId w:val="6"/>
        </w:numPr>
      </w:pPr>
      <w:r>
        <w:t>Writing manual test plan for UI and API</w:t>
      </w:r>
    </w:p>
    <w:p w14:paraId="44645022" w14:textId="3ECE3AC7" w:rsidR="000546D6" w:rsidRDefault="000546D6" w:rsidP="000546D6">
      <w:pPr>
        <w:pStyle w:val="BulletL1"/>
        <w:numPr>
          <w:ilvl w:val="0"/>
          <w:numId w:val="6"/>
        </w:numPr>
      </w:pPr>
      <w:r>
        <w:t>Using the POSTMAN tool to test REST APIs</w:t>
      </w:r>
    </w:p>
    <w:p w14:paraId="08B1A915" w14:textId="551E77F7" w:rsidR="000546D6" w:rsidRDefault="000546D6" w:rsidP="000546D6">
      <w:pPr>
        <w:pStyle w:val="BulletL1"/>
        <w:numPr>
          <w:ilvl w:val="0"/>
          <w:numId w:val="6"/>
        </w:numPr>
      </w:pPr>
      <w:r>
        <w:t>Using Cucumber BDD to write test scenarios</w:t>
      </w:r>
    </w:p>
    <w:p w14:paraId="0CED31C0" w14:textId="65F92C1C" w:rsidR="000546D6" w:rsidRDefault="000546D6" w:rsidP="000546D6">
      <w:pPr>
        <w:pStyle w:val="BulletL1"/>
        <w:numPr>
          <w:ilvl w:val="0"/>
          <w:numId w:val="6"/>
        </w:numPr>
      </w:pPr>
      <w:r>
        <w:t>Using Selenium with Cucumber BDD for test automation of UI</w:t>
      </w:r>
    </w:p>
    <w:p w14:paraId="231E2828" w14:textId="3F97B27D" w:rsidR="000546D6" w:rsidRDefault="000546D6" w:rsidP="000546D6">
      <w:pPr>
        <w:pStyle w:val="BulletL1"/>
        <w:numPr>
          <w:ilvl w:val="0"/>
          <w:numId w:val="6"/>
        </w:numPr>
      </w:pPr>
      <w:r>
        <w:t>Using Rest-assured with Cucumber BDD for test automation of API</w:t>
      </w:r>
    </w:p>
    <w:p w14:paraId="7775C071" w14:textId="583C4B74" w:rsidR="000546D6" w:rsidRDefault="000546D6" w:rsidP="000546D6">
      <w:pPr>
        <w:pStyle w:val="BulletL1"/>
        <w:numPr>
          <w:ilvl w:val="0"/>
          <w:numId w:val="6"/>
        </w:numPr>
      </w:pPr>
      <w:r>
        <w:t>Using Serenity with Cucumber BDD and Rest-assured for automation testing of API</w:t>
      </w:r>
    </w:p>
    <w:p w14:paraId="60A1723B" w14:textId="35D07099" w:rsidR="00854666" w:rsidRDefault="000546D6" w:rsidP="000546D6">
      <w:pPr>
        <w:pStyle w:val="BulletL1"/>
        <w:numPr>
          <w:ilvl w:val="0"/>
          <w:numId w:val="6"/>
        </w:numPr>
      </w:pPr>
      <w:r>
        <w:t>Using Serenity with Cucumber BDD and selenium for automation testing of UI</w:t>
      </w:r>
    </w:p>
    <w:p w14:paraId="187C6D89" w14:textId="084C4669" w:rsidR="000556AA" w:rsidRDefault="000556AA" w:rsidP="000546D6">
      <w:pPr>
        <w:pStyle w:val="BulletL1"/>
        <w:numPr>
          <w:ilvl w:val="0"/>
          <w:numId w:val="6"/>
        </w:numPr>
      </w:pPr>
      <w:r>
        <w:t>Report generation using Serenity</w:t>
      </w:r>
    </w:p>
    <w:p w14:paraId="7135E0D7" w14:textId="5A272A0B" w:rsidR="000556AA" w:rsidRDefault="000556AA" w:rsidP="000546D6">
      <w:pPr>
        <w:pStyle w:val="BulletL1"/>
        <w:numPr>
          <w:ilvl w:val="0"/>
          <w:numId w:val="6"/>
        </w:numPr>
      </w:pPr>
      <w:r>
        <w:t>Running test suites on different environments</w:t>
      </w:r>
    </w:p>
    <w:p w14:paraId="2B84D2C5" w14:textId="40B04478" w:rsidR="000556AA" w:rsidRDefault="000556AA" w:rsidP="000546D6">
      <w:pPr>
        <w:pStyle w:val="BulletL1"/>
        <w:numPr>
          <w:ilvl w:val="0"/>
          <w:numId w:val="6"/>
        </w:numPr>
      </w:pPr>
      <w:r>
        <w:t>Tag specific feature execution</w:t>
      </w:r>
    </w:p>
    <w:p w14:paraId="453F76ED" w14:textId="77777777" w:rsidR="00330E35" w:rsidRDefault="00330E35">
      <w:pPr>
        <w:pStyle w:val="BulletL1"/>
        <w:ind w:left="1080" w:firstLine="0"/>
        <w:pPrChange w:id="13" w:author="Amit Das" w:date="2020-12-22T10:56:00Z">
          <w:pPr>
            <w:pStyle w:val="BulletL1"/>
            <w:numPr>
              <w:numId w:val="6"/>
            </w:numPr>
            <w:ind w:left="1080" w:hanging="360"/>
          </w:pPr>
        </w:pPrChange>
      </w:pPr>
    </w:p>
    <w:p w14:paraId="410CCE5D" w14:textId="77777777" w:rsidR="00854666" w:rsidRDefault="00854666">
      <w:pPr>
        <w:ind w:firstLine="0"/>
      </w:pPr>
      <w:r>
        <w:br w:type="page"/>
      </w:r>
    </w:p>
    <w:p w14:paraId="28049183" w14:textId="5F518B78" w:rsidR="000546D6" w:rsidRPr="00C241E1" w:rsidRDefault="00662E8C" w:rsidP="00662E8C">
      <w:pPr>
        <w:pStyle w:val="Heading2"/>
        <w:rPr>
          <w:sz w:val="28"/>
        </w:rPr>
      </w:pPr>
      <w:bookmarkStart w:id="14" w:name="_Toc59526590"/>
      <w:r w:rsidRPr="00C241E1">
        <w:rPr>
          <w:sz w:val="28"/>
        </w:rPr>
        <w:lastRenderedPageBreak/>
        <w:t>Objectives</w:t>
      </w:r>
      <w:bookmarkEnd w:id="14"/>
    </w:p>
    <w:p w14:paraId="566072DA" w14:textId="6F9D6CC3" w:rsidR="00662E8C" w:rsidRDefault="00662E8C" w:rsidP="00662E8C">
      <w:pPr>
        <w:pStyle w:val="ListParagraph"/>
        <w:numPr>
          <w:ilvl w:val="0"/>
          <w:numId w:val="8"/>
        </w:numPr>
      </w:pPr>
      <w:r>
        <w:t>Write manual test plan for Customer Registration UI in FADR application.</w:t>
      </w:r>
    </w:p>
    <w:p w14:paraId="3200756B" w14:textId="331D0E48" w:rsidR="00662E8C" w:rsidRDefault="00662E8C" w:rsidP="00662E8C">
      <w:pPr>
        <w:pStyle w:val="ListParagraph"/>
        <w:numPr>
          <w:ilvl w:val="0"/>
          <w:numId w:val="8"/>
        </w:numPr>
      </w:pPr>
      <w:r>
        <w:t>Write manual test plan for Customer Registration API of FADR application.</w:t>
      </w:r>
    </w:p>
    <w:p w14:paraId="29333D62" w14:textId="280A610E" w:rsidR="00662E8C" w:rsidRDefault="00662E8C" w:rsidP="00662E8C">
      <w:pPr>
        <w:pStyle w:val="ListParagraph"/>
        <w:numPr>
          <w:ilvl w:val="0"/>
          <w:numId w:val="8"/>
        </w:numPr>
      </w:pPr>
      <w:r>
        <w:t>Write test automation scripts for negative scenarios for login page(UI) for FADR application using cucumber BDD and selenium.</w:t>
      </w:r>
    </w:p>
    <w:p w14:paraId="147C6491" w14:textId="5146CB24" w:rsidR="00662E8C" w:rsidRDefault="00662E8C" w:rsidP="00662E8C">
      <w:pPr>
        <w:pStyle w:val="ListParagraph"/>
        <w:numPr>
          <w:ilvl w:val="0"/>
          <w:numId w:val="8"/>
        </w:numPr>
      </w:pPr>
      <w:r>
        <w:t>Write test automation scripts for negative scenarios for login API for FADR application using cucumber BDD and Rest-assured.</w:t>
      </w:r>
    </w:p>
    <w:p w14:paraId="23EC0E2E" w14:textId="15007A75" w:rsidR="00662E8C" w:rsidRDefault="00662E8C" w:rsidP="00662E8C">
      <w:pPr>
        <w:pStyle w:val="ListParagraph"/>
        <w:numPr>
          <w:ilvl w:val="0"/>
          <w:numId w:val="8"/>
        </w:numPr>
      </w:pPr>
      <w:r>
        <w:t>Write the test automation script for Login API using Serenity.</w:t>
      </w:r>
    </w:p>
    <w:p w14:paraId="6724D1F7" w14:textId="77777777" w:rsidR="00662E8C" w:rsidRDefault="00662E8C" w:rsidP="00662E8C">
      <w:pPr>
        <w:pStyle w:val="ListParagraph"/>
        <w:numPr>
          <w:ilvl w:val="0"/>
          <w:numId w:val="8"/>
        </w:numPr>
      </w:pPr>
      <w:r>
        <w:t>Write the test automation script for Login page(UI) using Serenity.</w:t>
      </w:r>
    </w:p>
    <w:p w14:paraId="3B9C8BB6" w14:textId="4AB1E9A3" w:rsidR="00C241E1" w:rsidRDefault="00C241E1" w:rsidP="00C241E1">
      <w:pPr>
        <w:pStyle w:val="Heading2"/>
        <w:rPr>
          <w:sz w:val="28"/>
        </w:rPr>
      </w:pPr>
      <w:bookmarkStart w:id="15" w:name="_Toc59526591"/>
      <w:r w:rsidRPr="00C241E1">
        <w:rPr>
          <w:sz w:val="28"/>
        </w:rPr>
        <w:t>Requirements</w:t>
      </w:r>
      <w:bookmarkEnd w:id="15"/>
    </w:p>
    <w:p w14:paraId="265CE7EF" w14:textId="4B95AEAA" w:rsidR="00C241E1" w:rsidRPr="00C241E1" w:rsidRDefault="00C241E1" w:rsidP="00C241E1">
      <w:pPr>
        <w:ind w:firstLine="0"/>
      </w:pPr>
      <w:r>
        <w:t>Test automation of select features of the FADR web application.</w:t>
      </w:r>
    </w:p>
    <w:p w14:paraId="368FDA6D" w14:textId="71B91191" w:rsidR="00C241E1" w:rsidRDefault="00C241E1" w:rsidP="00C241E1">
      <w:pPr>
        <w:pStyle w:val="Header3"/>
        <w:rPr>
          <w:rFonts w:ascii="Cambria" w:hAnsi="Cambria"/>
          <w:sz w:val="24"/>
        </w:rPr>
      </w:pPr>
      <w:bookmarkStart w:id="16" w:name="_Toc59526592"/>
      <w:r>
        <w:rPr>
          <w:rFonts w:ascii="Cambria" w:hAnsi="Cambria"/>
          <w:sz w:val="24"/>
        </w:rPr>
        <w:t>H</w:t>
      </w:r>
      <w:r w:rsidR="004B731A">
        <w:rPr>
          <w:rFonts w:ascii="Cambria" w:hAnsi="Cambria"/>
          <w:sz w:val="24"/>
        </w:rPr>
        <w:t>igh Level Requirements</w:t>
      </w:r>
      <w:bookmarkEnd w:id="16"/>
    </w:p>
    <w:tbl>
      <w:tblPr>
        <w:tblStyle w:val="TableGrid"/>
        <w:tblW w:w="10520" w:type="dxa"/>
        <w:tblLook w:val="04A0" w:firstRow="1" w:lastRow="0" w:firstColumn="1" w:lastColumn="0" w:noHBand="0" w:noVBand="1"/>
      </w:tblPr>
      <w:tblGrid>
        <w:gridCol w:w="1401"/>
        <w:gridCol w:w="9119"/>
      </w:tblGrid>
      <w:tr w:rsidR="00C241E1" w14:paraId="702B0222" w14:textId="77777777" w:rsidTr="00C241E1">
        <w:trPr>
          <w:trHeight w:val="322"/>
        </w:trPr>
        <w:tc>
          <w:tcPr>
            <w:tcW w:w="1401" w:type="dxa"/>
          </w:tcPr>
          <w:p w14:paraId="1DE1EE7C" w14:textId="0631D417" w:rsidR="00C241E1" w:rsidRPr="005F361B" w:rsidRDefault="00C241E1">
            <w:pPr>
              <w:ind w:firstLine="0"/>
              <w:jc w:val="center"/>
              <w:rPr>
                <w:b/>
              </w:rPr>
              <w:pPrChange w:id="17" w:author="Amit Das" w:date="2020-12-22T10:53:00Z">
                <w:pPr>
                  <w:ind w:firstLine="0"/>
                </w:pPr>
              </w:pPrChange>
            </w:pPr>
            <w:r w:rsidRPr="005F361B">
              <w:rPr>
                <w:b/>
              </w:rPr>
              <w:t>ID</w:t>
            </w:r>
          </w:p>
        </w:tc>
        <w:tc>
          <w:tcPr>
            <w:tcW w:w="9119" w:type="dxa"/>
          </w:tcPr>
          <w:p w14:paraId="7F86C470" w14:textId="18E6DF71" w:rsidR="00C241E1" w:rsidRPr="005F361B" w:rsidRDefault="00C241E1">
            <w:pPr>
              <w:ind w:firstLine="0"/>
              <w:jc w:val="center"/>
              <w:rPr>
                <w:b/>
              </w:rPr>
              <w:pPrChange w:id="18" w:author="Amit Das" w:date="2020-12-22T10:53:00Z">
                <w:pPr>
                  <w:ind w:firstLine="0"/>
                </w:pPr>
              </w:pPrChange>
            </w:pPr>
            <w:r w:rsidRPr="005F361B">
              <w:rPr>
                <w:b/>
              </w:rPr>
              <w:t>Requirements</w:t>
            </w:r>
          </w:p>
        </w:tc>
      </w:tr>
      <w:tr w:rsidR="00C241E1" w14:paraId="11A98403" w14:textId="77777777" w:rsidTr="00C241E1">
        <w:trPr>
          <w:trHeight w:val="304"/>
        </w:trPr>
        <w:tc>
          <w:tcPr>
            <w:tcW w:w="1401" w:type="dxa"/>
          </w:tcPr>
          <w:p w14:paraId="3CFDBF86" w14:textId="1622F4EC" w:rsidR="00C241E1" w:rsidRDefault="00C241E1">
            <w:pPr>
              <w:ind w:firstLine="0"/>
              <w:jc w:val="center"/>
              <w:pPrChange w:id="19" w:author="Amit Das" w:date="2020-12-22T10:53:00Z">
                <w:pPr>
                  <w:ind w:firstLine="0"/>
                </w:pPr>
              </w:pPrChange>
            </w:pPr>
            <w:r>
              <w:t>HL_01</w:t>
            </w:r>
          </w:p>
        </w:tc>
        <w:tc>
          <w:tcPr>
            <w:tcW w:w="9119" w:type="dxa"/>
          </w:tcPr>
          <w:p w14:paraId="6DA9442E" w14:textId="68E87562" w:rsidR="00C241E1" w:rsidRDefault="00C241E1" w:rsidP="00C241E1">
            <w:pPr>
              <w:ind w:firstLine="0"/>
            </w:pPr>
            <w:r>
              <w:t>Automate testing of Login API.</w:t>
            </w:r>
          </w:p>
        </w:tc>
      </w:tr>
      <w:tr w:rsidR="00C241E1" w14:paraId="16A69F9A" w14:textId="77777777" w:rsidTr="00C241E1">
        <w:trPr>
          <w:trHeight w:val="322"/>
        </w:trPr>
        <w:tc>
          <w:tcPr>
            <w:tcW w:w="1401" w:type="dxa"/>
          </w:tcPr>
          <w:p w14:paraId="2F3A1EC3" w14:textId="4006A7D4" w:rsidR="00C241E1" w:rsidRDefault="00C241E1">
            <w:pPr>
              <w:ind w:firstLine="0"/>
              <w:jc w:val="center"/>
              <w:pPrChange w:id="20" w:author="Amit Das" w:date="2020-12-22T10:53:00Z">
                <w:pPr>
                  <w:ind w:firstLine="0"/>
                </w:pPr>
              </w:pPrChange>
            </w:pPr>
            <w:r>
              <w:t>HL_02</w:t>
            </w:r>
          </w:p>
        </w:tc>
        <w:tc>
          <w:tcPr>
            <w:tcW w:w="9119" w:type="dxa"/>
          </w:tcPr>
          <w:p w14:paraId="63BAF71B" w14:textId="5867F265" w:rsidR="00C241E1" w:rsidRDefault="00C241E1" w:rsidP="00C241E1">
            <w:pPr>
              <w:ind w:firstLine="0"/>
            </w:pPr>
            <w:r>
              <w:t>Automate testing of Customer Registration API.</w:t>
            </w:r>
          </w:p>
        </w:tc>
      </w:tr>
      <w:tr w:rsidR="00C241E1" w14:paraId="7795AC00" w14:textId="77777777" w:rsidTr="00C241E1">
        <w:trPr>
          <w:trHeight w:val="304"/>
        </w:trPr>
        <w:tc>
          <w:tcPr>
            <w:tcW w:w="1401" w:type="dxa"/>
          </w:tcPr>
          <w:p w14:paraId="114593CA" w14:textId="6313E813" w:rsidR="00C241E1" w:rsidRDefault="00C241E1">
            <w:pPr>
              <w:ind w:firstLine="0"/>
              <w:jc w:val="center"/>
              <w:pPrChange w:id="21" w:author="Amit Das" w:date="2020-12-22T10:53:00Z">
                <w:pPr>
                  <w:ind w:firstLine="0"/>
                </w:pPr>
              </w:pPrChange>
            </w:pPr>
            <w:r>
              <w:t>HL_03</w:t>
            </w:r>
          </w:p>
        </w:tc>
        <w:tc>
          <w:tcPr>
            <w:tcW w:w="9119" w:type="dxa"/>
          </w:tcPr>
          <w:p w14:paraId="354372BE" w14:textId="68586F81" w:rsidR="00C241E1" w:rsidRDefault="00C241E1" w:rsidP="00C241E1">
            <w:pPr>
              <w:ind w:firstLine="0"/>
            </w:pPr>
            <w:r>
              <w:t>Automate testing of Logout API.</w:t>
            </w:r>
          </w:p>
        </w:tc>
      </w:tr>
      <w:tr w:rsidR="00C241E1" w14:paraId="47BDF62A" w14:textId="77777777" w:rsidTr="00C241E1">
        <w:trPr>
          <w:trHeight w:val="322"/>
        </w:trPr>
        <w:tc>
          <w:tcPr>
            <w:tcW w:w="1401" w:type="dxa"/>
          </w:tcPr>
          <w:p w14:paraId="43F4790E" w14:textId="5FD5732E" w:rsidR="00C241E1" w:rsidRDefault="00C241E1">
            <w:pPr>
              <w:ind w:firstLine="0"/>
              <w:jc w:val="center"/>
              <w:pPrChange w:id="22" w:author="Amit Das" w:date="2020-12-22T10:53:00Z">
                <w:pPr>
                  <w:ind w:firstLine="0"/>
                </w:pPr>
              </w:pPrChange>
            </w:pPr>
            <w:r>
              <w:t>HL_04</w:t>
            </w:r>
          </w:p>
        </w:tc>
        <w:tc>
          <w:tcPr>
            <w:tcW w:w="9119" w:type="dxa"/>
          </w:tcPr>
          <w:p w14:paraId="14D4EE12" w14:textId="4A350C97" w:rsidR="00C241E1" w:rsidRDefault="00C241E1" w:rsidP="00C241E1">
            <w:pPr>
              <w:ind w:firstLine="0"/>
            </w:pPr>
            <w:r>
              <w:t>Automate testing of UI of login webpage.</w:t>
            </w:r>
          </w:p>
        </w:tc>
      </w:tr>
      <w:tr w:rsidR="00C241E1" w14:paraId="171AFE72" w14:textId="77777777" w:rsidTr="00C241E1">
        <w:trPr>
          <w:trHeight w:val="304"/>
        </w:trPr>
        <w:tc>
          <w:tcPr>
            <w:tcW w:w="1401" w:type="dxa"/>
          </w:tcPr>
          <w:p w14:paraId="5D9989FD" w14:textId="4DBB1E90" w:rsidR="00C241E1" w:rsidRDefault="00C241E1">
            <w:pPr>
              <w:ind w:firstLine="0"/>
              <w:jc w:val="center"/>
              <w:pPrChange w:id="23" w:author="Amit Das" w:date="2020-12-22T10:53:00Z">
                <w:pPr>
                  <w:ind w:firstLine="0"/>
                </w:pPr>
              </w:pPrChange>
            </w:pPr>
            <w:r>
              <w:t>HL_05</w:t>
            </w:r>
          </w:p>
        </w:tc>
        <w:tc>
          <w:tcPr>
            <w:tcW w:w="9119" w:type="dxa"/>
          </w:tcPr>
          <w:p w14:paraId="664F9BDB" w14:textId="358D84B1" w:rsidR="00C241E1" w:rsidRDefault="00C241E1" w:rsidP="00151D40">
            <w:pPr>
              <w:keepNext/>
              <w:ind w:firstLine="0"/>
            </w:pPr>
            <w:r>
              <w:t>Automate testing of UI of customer registration webpage.</w:t>
            </w:r>
          </w:p>
        </w:tc>
      </w:tr>
    </w:tbl>
    <w:p w14:paraId="10A519D2" w14:textId="0CF03BBF" w:rsidR="00151D40" w:rsidRDefault="00151D40" w:rsidP="00151D40">
      <w:pPr>
        <w:pStyle w:val="Caption"/>
        <w:ind w:firstLine="0"/>
      </w:pPr>
      <w:bookmarkStart w:id="24" w:name="_Toc59526523"/>
      <w:r>
        <w:t xml:space="preserve">Table </w:t>
      </w:r>
      <w:r w:rsidR="00A23492">
        <w:fldChar w:fldCharType="begin"/>
      </w:r>
      <w:r w:rsidR="00A23492">
        <w:instrText xml:space="preserve"> SEQ Table \* ARABIC </w:instrText>
      </w:r>
      <w:r w:rsidR="00A23492">
        <w:fldChar w:fldCharType="separate"/>
      </w:r>
      <w:r>
        <w:rPr>
          <w:noProof/>
        </w:rPr>
        <w:t>1</w:t>
      </w:r>
      <w:r w:rsidR="00A23492">
        <w:rPr>
          <w:noProof/>
        </w:rPr>
        <w:fldChar w:fldCharType="end"/>
      </w:r>
      <w:r>
        <w:t>: High Level Requirements</w:t>
      </w:r>
      <w:bookmarkEnd w:id="24"/>
    </w:p>
    <w:p w14:paraId="2AE92DC6" w14:textId="2FF46268" w:rsidR="005F361B" w:rsidRDefault="005F361B" w:rsidP="005F361B">
      <w:pPr>
        <w:pStyle w:val="Header3"/>
      </w:pPr>
      <w:bookmarkStart w:id="25" w:name="_Toc59526593"/>
      <w:r>
        <w:rPr>
          <w:sz w:val="24"/>
        </w:rPr>
        <w:t>L</w:t>
      </w:r>
      <w:r w:rsidR="004B731A">
        <w:rPr>
          <w:sz w:val="24"/>
        </w:rPr>
        <w:t>ow Level Requirements</w:t>
      </w:r>
      <w:bookmarkEnd w:id="25"/>
    </w:p>
    <w:tbl>
      <w:tblPr>
        <w:tblStyle w:val="TableGrid"/>
        <w:tblW w:w="10505" w:type="dxa"/>
        <w:tblLook w:val="04A0" w:firstRow="1" w:lastRow="0" w:firstColumn="1" w:lastColumn="0" w:noHBand="0" w:noVBand="1"/>
      </w:tblPr>
      <w:tblGrid>
        <w:gridCol w:w="1422"/>
        <w:gridCol w:w="9083"/>
      </w:tblGrid>
      <w:tr w:rsidR="005F361B" w14:paraId="13A3C40F" w14:textId="77777777" w:rsidTr="008A185F">
        <w:trPr>
          <w:trHeight w:val="308"/>
        </w:trPr>
        <w:tc>
          <w:tcPr>
            <w:tcW w:w="1422" w:type="dxa"/>
          </w:tcPr>
          <w:p w14:paraId="4B97CD10" w14:textId="768FC29D" w:rsidR="005F361B" w:rsidRPr="00D63918" w:rsidRDefault="005F361B">
            <w:pPr>
              <w:ind w:firstLine="0"/>
              <w:jc w:val="center"/>
              <w:rPr>
                <w:b/>
              </w:rPr>
              <w:pPrChange w:id="26" w:author="Amit Das" w:date="2020-12-22T10:53:00Z">
                <w:pPr>
                  <w:ind w:firstLine="0"/>
                </w:pPr>
              </w:pPrChange>
            </w:pPr>
            <w:r w:rsidRPr="00D63918">
              <w:rPr>
                <w:b/>
              </w:rPr>
              <w:t>ID</w:t>
            </w:r>
          </w:p>
        </w:tc>
        <w:tc>
          <w:tcPr>
            <w:tcW w:w="9083" w:type="dxa"/>
          </w:tcPr>
          <w:p w14:paraId="19A2BFC6" w14:textId="2F780CB5" w:rsidR="005F361B" w:rsidRPr="00D63918" w:rsidRDefault="005F361B">
            <w:pPr>
              <w:ind w:firstLine="0"/>
              <w:jc w:val="center"/>
              <w:rPr>
                <w:b/>
              </w:rPr>
              <w:pPrChange w:id="27" w:author="Amit Das" w:date="2020-12-22T10:53:00Z">
                <w:pPr>
                  <w:ind w:firstLine="0"/>
                </w:pPr>
              </w:pPrChange>
            </w:pPr>
            <w:r w:rsidRPr="00D63918">
              <w:rPr>
                <w:b/>
              </w:rPr>
              <w:t>Requirements</w:t>
            </w:r>
          </w:p>
        </w:tc>
      </w:tr>
      <w:tr w:rsidR="005F361B" w14:paraId="0C882C19" w14:textId="77777777" w:rsidTr="008A185F">
        <w:trPr>
          <w:trHeight w:val="291"/>
        </w:trPr>
        <w:tc>
          <w:tcPr>
            <w:tcW w:w="1422" w:type="dxa"/>
          </w:tcPr>
          <w:p w14:paraId="0CA51E9D" w14:textId="75E58440" w:rsidR="005F361B" w:rsidRDefault="005F361B">
            <w:pPr>
              <w:ind w:firstLine="0"/>
              <w:jc w:val="center"/>
              <w:pPrChange w:id="28" w:author="Amit Das" w:date="2020-12-22T10:53:00Z">
                <w:pPr>
                  <w:ind w:firstLine="0"/>
                </w:pPr>
              </w:pPrChange>
            </w:pPr>
            <w:r>
              <w:t>HL_01_LL_01</w:t>
            </w:r>
          </w:p>
        </w:tc>
        <w:tc>
          <w:tcPr>
            <w:tcW w:w="9083" w:type="dxa"/>
          </w:tcPr>
          <w:p w14:paraId="35941220" w14:textId="76DF6CE6" w:rsidR="005F361B" w:rsidRDefault="005F361B" w:rsidP="005F361B">
            <w:pPr>
              <w:ind w:firstLine="0"/>
            </w:pPr>
            <w:r>
              <w:t>Test Login API for blank</w:t>
            </w:r>
            <w:r w:rsidR="00A56601">
              <w:t xml:space="preserve"> and invalid attributes. </w:t>
            </w:r>
            <w:r w:rsidR="001A4477">
              <w:t xml:space="preserve">                                                         </w:t>
            </w:r>
            <w:bookmarkStart w:id="29" w:name="_GoBack"/>
            <w:bookmarkEnd w:id="29"/>
            <w:r w:rsidR="00A56601" w:rsidRPr="007D1EAC">
              <w:rPr>
                <w:b/>
                <w:color w:val="FF0000"/>
                <w:rPrChange w:id="30" w:author="Amit Das" w:date="2020-12-22T10:56:00Z">
                  <w:rPr/>
                </w:rPrChange>
              </w:rPr>
              <w:t>(Negative scenario)</w:t>
            </w:r>
          </w:p>
        </w:tc>
      </w:tr>
      <w:tr w:rsidR="005F361B" w14:paraId="189607CD" w14:textId="77777777" w:rsidTr="008A185F">
        <w:trPr>
          <w:trHeight w:val="308"/>
        </w:trPr>
        <w:tc>
          <w:tcPr>
            <w:tcW w:w="1422" w:type="dxa"/>
          </w:tcPr>
          <w:p w14:paraId="5F105FB8" w14:textId="382AD225" w:rsidR="005F361B" w:rsidRDefault="005F361B">
            <w:pPr>
              <w:ind w:firstLine="0"/>
              <w:jc w:val="center"/>
              <w:pPrChange w:id="31" w:author="Amit Das" w:date="2020-12-22T10:53:00Z">
                <w:pPr>
                  <w:ind w:firstLine="0"/>
                </w:pPr>
              </w:pPrChange>
            </w:pPr>
            <w:r>
              <w:t>HL_01_LL_02</w:t>
            </w:r>
          </w:p>
        </w:tc>
        <w:tc>
          <w:tcPr>
            <w:tcW w:w="9083" w:type="dxa"/>
          </w:tcPr>
          <w:p w14:paraId="12350F3B" w14:textId="473965C1" w:rsidR="005F361B" w:rsidRDefault="005F361B" w:rsidP="005F361B">
            <w:pPr>
              <w:ind w:firstLine="0"/>
            </w:pPr>
            <w:r>
              <w:t xml:space="preserve">Test Login API for </w:t>
            </w:r>
            <w:r w:rsidR="00A56601">
              <w:t xml:space="preserve">valid attributes. </w:t>
            </w:r>
            <w:r w:rsidR="001A4477">
              <w:t xml:space="preserve">                                                                               </w:t>
            </w:r>
            <w:r w:rsidR="00A56601" w:rsidRPr="007D1EAC">
              <w:rPr>
                <w:b/>
                <w:color w:val="00B050"/>
                <w:rPrChange w:id="32" w:author="Amit Das" w:date="2020-12-22T10:56:00Z">
                  <w:rPr/>
                </w:rPrChange>
              </w:rPr>
              <w:t>(Positive scenario)</w:t>
            </w:r>
          </w:p>
        </w:tc>
      </w:tr>
      <w:tr w:rsidR="005F361B" w14:paraId="65DD93EA" w14:textId="77777777" w:rsidTr="008A185F">
        <w:trPr>
          <w:trHeight w:val="291"/>
        </w:trPr>
        <w:tc>
          <w:tcPr>
            <w:tcW w:w="1422" w:type="dxa"/>
          </w:tcPr>
          <w:p w14:paraId="4EB6143F" w14:textId="2B443B5E" w:rsidR="005F361B" w:rsidRDefault="00A56601">
            <w:pPr>
              <w:ind w:firstLine="0"/>
              <w:jc w:val="center"/>
              <w:pPrChange w:id="33" w:author="Amit Das" w:date="2020-12-22T10:53:00Z">
                <w:pPr>
                  <w:ind w:firstLine="0"/>
                </w:pPr>
              </w:pPrChange>
            </w:pPr>
            <w:r>
              <w:t>HL_02_LL_01</w:t>
            </w:r>
          </w:p>
        </w:tc>
        <w:tc>
          <w:tcPr>
            <w:tcW w:w="9083" w:type="dxa"/>
          </w:tcPr>
          <w:p w14:paraId="3A338762" w14:textId="73701D9D" w:rsidR="005F361B" w:rsidRDefault="00A56601" w:rsidP="005F361B">
            <w:pPr>
              <w:ind w:firstLine="0"/>
            </w:pPr>
            <w:r>
              <w:t>Test Customer registration API for blank attributes.</w:t>
            </w:r>
            <w:r w:rsidRPr="007D1EAC">
              <w:rPr>
                <w:b/>
                <w:rPrChange w:id="34" w:author="Amit Das" w:date="2020-12-22T10:56:00Z">
                  <w:rPr/>
                </w:rPrChange>
              </w:rPr>
              <w:t xml:space="preserve"> </w:t>
            </w:r>
            <w:r w:rsidR="001A4477">
              <w:rPr>
                <w:b/>
              </w:rPr>
              <w:t xml:space="preserve">                                                </w:t>
            </w:r>
            <w:r w:rsidRPr="001A4477">
              <w:rPr>
                <w:b/>
                <w:color w:val="FF0000"/>
                <w:rPrChange w:id="35" w:author="Amit Das" w:date="2020-12-22T10:56:00Z">
                  <w:rPr/>
                </w:rPrChange>
              </w:rPr>
              <w:t>(</w:t>
            </w:r>
            <w:r w:rsidRPr="007D1EAC">
              <w:rPr>
                <w:b/>
                <w:color w:val="FF0000"/>
                <w:rPrChange w:id="36" w:author="Amit Das" w:date="2020-12-22T10:56:00Z">
                  <w:rPr/>
                </w:rPrChange>
              </w:rPr>
              <w:t>Negative scenario)</w:t>
            </w:r>
          </w:p>
        </w:tc>
      </w:tr>
      <w:tr w:rsidR="005F361B" w14:paraId="7D863863" w14:textId="77777777" w:rsidTr="008A185F">
        <w:trPr>
          <w:trHeight w:val="308"/>
        </w:trPr>
        <w:tc>
          <w:tcPr>
            <w:tcW w:w="1422" w:type="dxa"/>
          </w:tcPr>
          <w:p w14:paraId="008065A2" w14:textId="5E5A52AE" w:rsidR="005F361B" w:rsidRDefault="00A56601">
            <w:pPr>
              <w:ind w:firstLine="0"/>
              <w:jc w:val="center"/>
              <w:pPrChange w:id="37" w:author="Amit Das" w:date="2020-12-22T10:53:00Z">
                <w:pPr>
                  <w:ind w:firstLine="0"/>
                </w:pPr>
              </w:pPrChange>
            </w:pPr>
            <w:r>
              <w:t>HL_02_LL_02</w:t>
            </w:r>
          </w:p>
        </w:tc>
        <w:tc>
          <w:tcPr>
            <w:tcW w:w="9083" w:type="dxa"/>
          </w:tcPr>
          <w:p w14:paraId="58C7A15C" w14:textId="0D77A2B0" w:rsidR="005F361B" w:rsidRDefault="00A56601" w:rsidP="005F361B">
            <w:pPr>
              <w:ind w:firstLine="0"/>
            </w:pPr>
            <w:r>
              <w:t xml:space="preserve">Test Customer registration API for invalid, expired and blank authentication. </w:t>
            </w:r>
            <w:r w:rsidR="001A4477">
              <w:t xml:space="preserve">   </w:t>
            </w:r>
            <w:r w:rsidRPr="007D1EAC">
              <w:rPr>
                <w:b/>
                <w:color w:val="FF0000"/>
                <w:rPrChange w:id="38" w:author="Amit Das" w:date="2020-12-22T10:56:00Z">
                  <w:rPr/>
                </w:rPrChange>
              </w:rPr>
              <w:t>(Negative scenario)</w:t>
            </w:r>
          </w:p>
        </w:tc>
      </w:tr>
      <w:tr w:rsidR="005F361B" w14:paraId="5C4E3F57" w14:textId="77777777" w:rsidTr="008A185F">
        <w:trPr>
          <w:trHeight w:val="291"/>
        </w:trPr>
        <w:tc>
          <w:tcPr>
            <w:tcW w:w="1422" w:type="dxa"/>
          </w:tcPr>
          <w:p w14:paraId="212E1DD6" w14:textId="15265FA5" w:rsidR="005F361B" w:rsidRDefault="00A56601">
            <w:pPr>
              <w:ind w:firstLine="0"/>
              <w:jc w:val="center"/>
              <w:pPrChange w:id="39" w:author="Amit Das" w:date="2020-12-22T10:53:00Z">
                <w:pPr>
                  <w:ind w:firstLine="0"/>
                </w:pPr>
              </w:pPrChange>
            </w:pPr>
            <w:r>
              <w:t>HL_03_LL_01</w:t>
            </w:r>
          </w:p>
        </w:tc>
        <w:tc>
          <w:tcPr>
            <w:tcW w:w="9083" w:type="dxa"/>
          </w:tcPr>
          <w:p w14:paraId="013B5591" w14:textId="240D7F31" w:rsidR="005F361B" w:rsidRDefault="00A56601" w:rsidP="005F361B">
            <w:pPr>
              <w:ind w:firstLine="0"/>
            </w:pPr>
            <w:r>
              <w:t>Test Logout API with valid userID and valid authentication.</w:t>
            </w:r>
            <w:r w:rsidR="001A4477">
              <w:t xml:space="preserve">                          </w:t>
            </w:r>
            <w:r w:rsidR="001A4477">
              <w:t xml:space="preserve">          </w:t>
            </w:r>
            <w:r w:rsidRPr="007D1EAC">
              <w:rPr>
                <w:b/>
                <w:color w:val="00B050"/>
                <w:rPrChange w:id="40" w:author="Amit Das" w:date="2020-12-22T10:56:00Z">
                  <w:rPr/>
                </w:rPrChange>
              </w:rPr>
              <w:t>(Positive scenario)</w:t>
            </w:r>
          </w:p>
        </w:tc>
      </w:tr>
      <w:tr w:rsidR="005F361B" w14:paraId="2C81F0CB" w14:textId="77777777" w:rsidTr="008A185F">
        <w:trPr>
          <w:trHeight w:val="308"/>
        </w:trPr>
        <w:tc>
          <w:tcPr>
            <w:tcW w:w="1422" w:type="dxa"/>
          </w:tcPr>
          <w:p w14:paraId="40E0D821" w14:textId="7ED25560" w:rsidR="005F361B" w:rsidRDefault="00A56601">
            <w:pPr>
              <w:ind w:firstLine="0"/>
              <w:jc w:val="center"/>
              <w:pPrChange w:id="41" w:author="Amit Das" w:date="2020-12-22T10:53:00Z">
                <w:pPr>
                  <w:ind w:firstLine="0"/>
                </w:pPr>
              </w:pPrChange>
            </w:pPr>
            <w:r>
              <w:t>HL_03_LL_02</w:t>
            </w:r>
          </w:p>
        </w:tc>
        <w:tc>
          <w:tcPr>
            <w:tcW w:w="9083" w:type="dxa"/>
          </w:tcPr>
          <w:p w14:paraId="0CD04208" w14:textId="3418A3FA" w:rsidR="005F361B" w:rsidRDefault="00A56601" w:rsidP="005F361B">
            <w:pPr>
              <w:ind w:firstLine="0"/>
            </w:pPr>
            <w:r>
              <w:t>Test Logout API with invalid, blank and expired authentication.</w:t>
            </w:r>
            <w:r w:rsidR="001A4477">
              <w:t xml:space="preserve">                          </w:t>
            </w:r>
            <w:r w:rsidR="001A4477">
              <w:t xml:space="preserve"> </w:t>
            </w:r>
            <w:r w:rsidR="001A4477" w:rsidRPr="007D1EAC">
              <w:rPr>
                <w:b/>
                <w:color w:val="FF0000"/>
                <w:rPrChange w:id="42" w:author="Amit Das" w:date="2020-12-22T10:56:00Z">
                  <w:rPr>
                    <w:b/>
                    <w:color w:val="FF0000"/>
                  </w:rPr>
                </w:rPrChange>
              </w:rPr>
              <w:t xml:space="preserve"> </w:t>
            </w:r>
            <w:r w:rsidRPr="007D1EAC">
              <w:rPr>
                <w:b/>
                <w:color w:val="FF0000"/>
                <w:rPrChange w:id="43" w:author="Amit Das" w:date="2020-12-22T10:56:00Z">
                  <w:rPr/>
                </w:rPrChange>
              </w:rPr>
              <w:t>(Negative scenario)</w:t>
            </w:r>
          </w:p>
        </w:tc>
      </w:tr>
      <w:tr w:rsidR="005F361B" w14:paraId="0711C9ED" w14:textId="77777777" w:rsidTr="008A185F">
        <w:trPr>
          <w:trHeight w:val="308"/>
        </w:trPr>
        <w:tc>
          <w:tcPr>
            <w:tcW w:w="1422" w:type="dxa"/>
          </w:tcPr>
          <w:p w14:paraId="0FFF64F4" w14:textId="78C02EEE" w:rsidR="005F361B" w:rsidRDefault="00A56601">
            <w:pPr>
              <w:ind w:firstLine="0"/>
              <w:jc w:val="center"/>
              <w:pPrChange w:id="44" w:author="Amit Das" w:date="2020-12-22T10:53:00Z">
                <w:pPr>
                  <w:ind w:firstLine="0"/>
                </w:pPr>
              </w:pPrChange>
            </w:pPr>
            <w:r>
              <w:t>HL_03_LL_03</w:t>
            </w:r>
          </w:p>
        </w:tc>
        <w:tc>
          <w:tcPr>
            <w:tcW w:w="9083" w:type="dxa"/>
          </w:tcPr>
          <w:p w14:paraId="53D0A9E0" w14:textId="1E6CAB2C" w:rsidR="005F361B" w:rsidRDefault="00A56601" w:rsidP="005F361B">
            <w:pPr>
              <w:ind w:firstLine="0"/>
            </w:pPr>
            <w:r>
              <w:t>Test Logout API with invalid and blank userID.</w:t>
            </w:r>
            <w:r w:rsidR="001A4477">
              <w:t xml:space="preserve">                          </w:t>
            </w:r>
            <w:r w:rsidR="001A4477" w:rsidRPr="007D1EAC">
              <w:rPr>
                <w:b/>
                <w:color w:val="FF0000"/>
                <w:rPrChange w:id="45" w:author="Amit Das" w:date="2020-12-22T10:56:00Z">
                  <w:rPr>
                    <w:b/>
                    <w:color w:val="FF0000"/>
                  </w:rPr>
                </w:rPrChange>
              </w:rPr>
              <w:t xml:space="preserve"> </w:t>
            </w:r>
            <w:r w:rsidR="001A4477">
              <w:t xml:space="preserve">                          </w:t>
            </w:r>
            <w:r w:rsidR="001A4477" w:rsidRPr="007D1EAC">
              <w:rPr>
                <w:b/>
                <w:color w:val="FF0000"/>
                <w:rPrChange w:id="46" w:author="Amit Das" w:date="2020-12-22T10:56:00Z">
                  <w:rPr>
                    <w:b/>
                    <w:color w:val="FF0000"/>
                  </w:rPr>
                </w:rPrChange>
              </w:rPr>
              <w:t xml:space="preserve"> </w:t>
            </w:r>
            <w:r w:rsidR="001A4477">
              <w:rPr>
                <w:b/>
                <w:color w:val="FF0000"/>
              </w:rPr>
              <w:t xml:space="preserve">     </w:t>
            </w:r>
            <w:r w:rsidRPr="007D1EAC">
              <w:rPr>
                <w:b/>
                <w:color w:val="FF0000"/>
                <w:rPrChange w:id="47" w:author="Amit Das" w:date="2020-12-22T10:56:00Z">
                  <w:rPr/>
                </w:rPrChange>
              </w:rPr>
              <w:t>(Negative scenario)</w:t>
            </w:r>
          </w:p>
        </w:tc>
      </w:tr>
      <w:tr w:rsidR="00A56601" w14:paraId="42F22934" w14:textId="77777777" w:rsidTr="008A185F">
        <w:trPr>
          <w:trHeight w:val="291"/>
        </w:trPr>
        <w:tc>
          <w:tcPr>
            <w:tcW w:w="1422" w:type="dxa"/>
          </w:tcPr>
          <w:p w14:paraId="1E243F2D" w14:textId="749507CA" w:rsidR="00A56601" w:rsidRDefault="00A56601">
            <w:pPr>
              <w:ind w:firstLine="0"/>
              <w:jc w:val="center"/>
              <w:pPrChange w:id="48" w:author="Amit Das" w:date="2020-12-22T10:53:00Z">
                <w:pPr>
                  <w:ind w:firstLine="0"/>
                </w:pPr>
              </w:pPrChange>
            </w:pPr>
            <w:r>
              <w:t>HL_04_LL_01</w:t>
            </w:r>
          </w:p>
        </w:tc>
        <w:tc>
          <w:tcPr>
            <w:tcW w:w="9083" w:type="dxa"/>
          </w:tcPr>
          <w:p w14:paraId="6F985B44" w14:textId="5AE1C9BB" w:rsidR="00A56601" w:rsidRDefault="00A56601" w:rsidP="005F361B">
            <w:pPr>
              <w:ind w:firstLine="0"/>
            </w:pPr>
            <w:r>
              <w:t>Test Login UI with correct credentials.</w:t>
            </w:r>
            <w:r w:rsidR="001A4477">
              <w:t xml:space="preserve">                          </w:t>
            </w:r>
            <w:r w:rsidR="001A4477" w:rsidRPr="007D1EAC">
              <w:rPr>
                <w:b/>
                <w:color w:val="00B050"/>
                <w:rPrChange w:id="49" w:author="Amit Das" w:date="2020-12-22T10:56:00Z">
                  <w:rPr>
                    <w:b/>
                    <w:color w:val="00B050"/>
                  </w:rPr>
                </w:rPrChange>
              </w:rPr>
              <w:t xml:space="preserve"> </w:t>
            </w:r>
            <w:r w:rsidR="001A4477">
              <w:t xml:space="preserve">                          </w:t>
            </w:r>
            <w:r w:rsidR="001A4477" w:rsidRPr="007D1EAC">
              <w:rPr>
                <w:b/>
                <w:color w:val="00B050"/>
                <w:rPrChange w:id="50" w:author="Amit Das" w:date="2020-12-22T10:56:00Z">
                  <w:rPr>
                    <w:b/>
                    <w:color w:val="00B050"/>
                  </w:rPr>
                </w:rPrChange>
              </w:rPr>
              <w:t xml:space="preserve"> </w:t>
            </w:r>
            <w:r w:rsidR="001A4477">
              <w:rPr>
                <w:b/>
                <w:color w:val="00B050"/>
              </w:rPr>
              <w:t xml:space="preserve">                   </w:t>
            </w:r>
            <w:r w:rsidRPr="007D1EAC">
              <w:rPr>
                <w:b/>
                <w:color w:val="00B050"/>
                <w:rPrChange w:id="51" w:author="Amit Das" w:date="2020-12-22T10:56:00Z">
                  <w:rPr/>
                </w:rPrChange>
              </w:rPr>
              <w:t>(Positive scenario)</w:t>
            </w:r>
          </w:p>
        </w:tc>
      </w:tr>
      <w:tr w:rsidR="00A56601" w14:paraId="6097E069" w14:textId="77777777" w:rsidTr="008A185F">
        <w:trPr>
          <w:trHeight w:val="308"/>
        </w:trPr>
        <w:tc>
          <w:tcPr>
            <w:tcW w:w="1422" w:type="dxa"/>
          </w:tcPr>
          <w:p w14:paraId="3ECB70B1" w14:textId="0D84A748" w:rsidR="00A56601" w:rsidRDefault="00A56601">
            <w:pPr>
              <w:ind w:firstLine="0"/>
              <w:jc w:val="center"/>
              <w:pPrChange w:id="52" w:author="Amit Das" w:date="2020-12-22T10:53:00Z">
                <w:pPr>
                  <w:ind w:firstLine="0"/>
                </w:pPr>
              </w:pPrChange>
            </w:pPr>
            <w:r>
              <w:t>HL_04_LL_02</w:t>
            </w:r>
          </w:p>
        </w:tc>
        <w:tc>
          <w:tcPr>
            <w:tcW w:w="9083" w:type="dxa"/>
          </w:tcPr>
          <w:p w14:paraId="1DAF13D0" w14:textId="55839C4B" w:rsidR="00A56601" w:rsidRDefault="00A56601" w:rsidP="005F361B">
            <w:pPr>
              <w:ind w:firstLine="0"/>
            </w:pPr>
            <w:r>
              <w:t>Test Login UI with incorrect and blank credentials.</w:t>
            </w:r>
            <w:r w:rsidR="001A4477">
              <w:t xml:space="preserve">                          </w:t>
            </w:r>
            <w:r w:rsidR="001A4477" w:rsidRPr="007D1EAC">
              <w:rPr>
                <w:b/>
                <w:color w:val="FF0000"/>
                <w:rPrChange w:id="53" w:author="Amit Das" w:date="2020-12-22T10:56:00Z">
                  <w:rPr>
                    <w:b/>
                    <w:color w:val="FF0000"/>
                  </w:rPr>
                </w:rPrChange>
              </w:rPr>
              <w:t xml:space="preserve"> </w:t>
            </w:r>
            <w:r w:rsidR="001A4477">
              <w:rPr>
                <w:b/>
                <w:color w:val="FF0000"/>
              </w:rPr>
              <w:t xml:space="preserve">                        </w:t>
            </w:r>
            <w:r w:rsidRPr="007D1EAC">
              <w:rPr>
                <w:b/>
                <w:color w:val="FF0000"/>
                <w:rPrChange w:id="54" w:author="Amit Das" w:date="2020-12-22T10:56:00Z">
                  <w:rPr/>
                </w:rPrChange>
              </w:rPr>
              <w:t xml:space="preserve">(Negative </w:t>
            </w:r>
            <w:r w:rsidR="00151D40" w:rsidRPr="007D1EAC">
              <w:rPr>
                <w:b/>
                <w:color w:val="FF0000"/>
                <w:rPrChange w:id="55" w:author="Amit Das" w:date="2020-12-22T10:56:00Z">
                  <w:rPr/>
                </w:rPrChange>
              </w:rPr>
              <w:t>scenario)</w:t>
            </w:r>
          </w:p>
        </w:tc>
      </w:tr>
      <w:tr w:rsidR="00151D40" w14:paraId="73F3C206" w14:textId="77777777" w:rsidTr="008A185F">
        <w:trPr>
          <w:trHeight w:val="291"/>
        </w:trPr>
        <w:tc>
          <w:tcPr>
            <w:tcW w:w="1422" w:type="dxa"/>
          </w:tcPr>
          <w:p w14:paraId="37613DD7" w14:textId="4D928A5C" w:rsidR="00151D40" w:rsidRDefault="00151D40">
            <w:pPr>
              <w:ind w:firstLine="0"/>
              <w:jc w:val="center"/>
              <w:pPrChange w:id="56" w:author="Amit Das" w:date="2020-12-22T10:53:00Z">
                <w:pPr>
                  <w:ind w:firstLine="0"/>
                </w:pPr>
              </w:pPrChange>
            </w:pPr>
            <w:r>
              <w:t>HL_04_LL_03</w:t>
            </w:r>
          </w:p>
        </w:tc>
        <w:tc>
          <w:tcPr>
            <w:tcW w:w="9083" w:type="dxa"/>
          </w:tcPr>
          <w:p w14:paraId="288E3E2B" w14:textId="21F12E53" w:rsidR="00151D40" w:rsidRDefault="00151D40" w:rsidP="005F361B">
            <w:pPr>
              <w:ind w:firstLine="0"/>
            </w:pPr>
            <w:r>
              <w:t>Test password masking and unmasking in Login page.</w:t>
            </w:r>
            <w:r w:rsidR="001A4477">
              <w:t xml:space="preserve">                          </w:t>
            </w:r>
            <w:r w:rsidR="001A4477" w:rsidRPr="007D1EAC">
              <w:rPr>
                <w:b/>
                <w:color w:val="548DD4" w:themeColor="text2" w:themeTint="99"/>
                <w:rPrChange w:id="57" w:author="Amit Das" w:date="2020-12-22T10:56:00Z">
                  <w:rPr>
                    <w:b/>
                    <w:color w:val="548DD4" w:themeColor="text2" w:themeTint="99"/>
                  </w:rPr>
                </w:rPrChange>
              </w:rPr>
              <w:t xml:space="preserve"> </w:t>
            </w:r>
            <w:r w:rsidR="001A4477">
              <w:rPr>
                <w:b/>
                <w:color w:val="548DD4" w:themeColor="text2" w:themeTint="99"/>
              </w:rPr>
              <w:t xml:space="preserve">                  </w:t>
            </w:r>
            <w:ins w:id="58" w:author="Amit Das" w:date="2020-12-22T10:54:00Z">
              <w:r w:rsidR="000155B1" w:rsidRPr="007D1EAC">
                <w:rPr>
                  <w:b/>
                  <w:color w:val="548DD4" w:themeColor="text2" w:themeTint="99"/>
                  <w:rPrChange w:id="59" w:author="Amit Das" w:date="2020-12-22T10:56:00Z">
                    <w:rPr/>
                  </w:rPrChange>
                </w:rPr>
                <w:t>(Neutral scenario)</w:t>
              </w:r>
            </w:ins>
          </w:p>
        </w:tc>
      </w:tr>
      <w:tr w:rsidR="00151D40" w14:paraId="5A1C2B67" w14:textId="77777777" w:rsidTr="008A185F">
        <w:trPr>
          <w:trHeight w:val="308"/>
        </w:trPr>
        <w:tc>
          <w:tcPr>
            <w:tcW w:w="1422" w:type="dxa"/>
          </w:tcPr>
          <w:p w14:paraId="6A6B97C2" w14:textId="0BBA1982" w:rsidR="00151D40" w:rsidRDefault="00151D40">
            <w:pPr>
              <w:ind w:firstLine="0"/>
              <w:jc w:val="center"/>
              <w:pPrChange w:id="60" w:author="Amit Das" w:date="2020-12-22T10:53:00Z">
                <w:pPr>
                  <w:ind w:firstLine="0"/>
                </w:pPr>
              </w:pPrChange>
            </w:pPr>
            <w:r>
              <w:t>HL_04_LL_04</w:t>
            </w:r>
          </w:p>
        </w:tc>
        <w:tc>
          <w:tcPr>
            <w:tcW w:w="9083" w:type="dxa"/>
          </w:tcPr>
          <w:p w14:paraId="3CA9D34E" w14:textId="10B1B356" w:rsidR="00151D40" w:rsidRDefault="00151D40" w:rsidP="005F361B">
            <w:pPr>
              <w:ind w:firstLine="0"/>
            </w:pPr>
            <w:r>
              <w:t>Test forgot password and contact support section of Login page.</w:t>
            </w:r>
            <w:r w:rsidR="001A4477">
              <w:t xml:space="preserve">           </w:t>
            </w:r>
            <w:r w:rsidR="001A4477">
              <w:t xml:space="preserve">              </w:t>
            </w:r>
            <w:ins w:id="61" w:author="Amit Das" w:date="2020-12-22T10:55:00Z">
              <w:r w:rsidR="000155B1" w:rsidRPr="007D1EAC">
                <w:rPr>
                  <w:b/>
                  <w:color w:val="548DD4" w:themeColor="text2" w:themeTint="99"/>
                  <w:rPrChange w:id="62" w:author="Amit Das" w:date="2020-12-22T10:56:00Z">
                    <w:rPr/>
                  </w:rPrChange>
                </w:rPr>
                <w:t>(Neutral scenario)</w:t>
              </w:r>
            </w:ins>
          </w:p>
        </w:tc>
      </w:tr>
      <w:tr w:rsidR="00151D40" w14:paraId="34DEEF6C" w14:textId="77777777" w:rsidTr="008A185F">
        <w:trPr>
          <w:trHeight w:val="291"/>
        </w:trPr>
        <w:tc>
          <w:tcPr>
            <w:tcW w:w="1422" w:type="dxa"/>
          </w:tcPr>
          <w:p w14:paraId="62405872" w14:textId="68896D5A" w:rsidR="00151D40" w:rsidRDefault="00151D40">
            <w:pPr>
              <w:ind w:firstLine="0"/>
              <w:jc w:val="center"/>
              <w:pPrChange w:id="63" w:author="Amit Das" w:date="2020-12-22T10:53:00Z">
                <w:pPr>
                  <w:ind w:firstLine="0"/>
                </w:pPr>
              </w:pPrChange>
            </w:pPr>
            <w:r>
              <w:t>HL_05_LL_01</w:t>
            </w:r>
          </w:p>
        </w:tc>
        <w:tc>
          <w:tcPr>
            <w:tcW w:w="9083" w:type="dxa"/>
          </w:tcPr>
          <w:p w14:paraId="598DED8C" w14:textId="53E6AF4D" w:rsidR="00151D40" w:rsidRDefault="00151D40" w:rsidP="005F361B">
            <w:pPr>
              <w:ind w:firstLine="0"/>
            </w:pPr>
            <w:r>
              <w:t>Test Customer registration page with blank fields.</w:t>
            </w:r>
            <w:r w:rsidR="001A4477">
              <w:t xml:space="preserve">                                                  </w:t>
            </w:r>
            <w:r>
              <w:t xml:space="preserve"> </w:t>
            </w:r>
            <w:r w:rsidRPr="007D1EAC">
              <w:rPr>
                <w:b/>
                <w:color w:val="FF0000"/>
                <w:rPrChange w:id="64" w:author="Amit Das" w:date="2020-12-22T10:56:00Z">
                  <w:rPr/>
                </w:rPrChange>
              </w:rPr>
              <w:t>(Negative scenario)</w:t>
            </w:r>
          </w:p>
        </w:tc>
      </w:tr>
      <w:tr w:rsidR="00151D40" w14:paraId="5FCC9B00" w14:textId="77777777" w:rsidTr="008A185F">
        <w:trPr>
          <w:trHeight w:val="308"/>
        </w:trPr>
        <w:tc>
          <w:tcPr>
            <w:tcW w:w="1422" w:type="dxa"/>
          </w:tcPr>
          <w:p w14:paraId="1B0CFF9A" w14:textId="577EF3A5" w:rsidR="00151D40" w:rsidRDefault="00151D40">
            <w:pPr>
              <w:ind w:firstLine="0"/>
              <w:jc w:val="center"/>
              <w:pPrChange w:id="65" w:author="Amit Das" w:date="2020-12-22T10:53:00Z">
                <w:pPr>
                  <w:ind w:firstLine="0"/>
                </w:pPr>
              </w:pPrChange>
            </w:pPr>
            <w:r>
              <w:t>HL_05_LL_02</w:t>
            </w:r>
          </w:p>
        </w:tc>
        <w:tc>
          <w:tcPr>
            <w:tcW w:w="9083" w:type="dxa"/>
          </w:tcPr>
          <w:p w14:paraId="5CB67C54" w14:textId="31175BF5" w:rsidR="00151D40" w:rsidRDefault="00151D40" w:rsidP="005F361B">
            <w:pPr>
              <w:ind w:firstLine="0"/>
            </w:pPr>
            <w:r>
              <w:t>Test Customer registration page with incorrect phone and email format.</w:t>
            </w:r>
            <w:r w:rsidR="001A4477">
              <w:t xml:space="preserve">          </w:t>
            </w:r>
            <w:r>
              <w:t xml:space="preserve"> </w:t>
            </w:r>
            <w:r w:rsidRPr="007D1EAC">
              <w:rPr>
                <w:b/>
                <w:color w:val="FF0000"/>
                <w:rPrChange w:id="66" w:author="Amit Das" w:date="2020-12-22T10:56:00Z">
                  <w:rPr/>
                </w:rPrChange>
              </w:rPr>
              <w:t>(Negative scenario)</w:t>
            </w:r>
          </w:p>
        </w:tc>
      </w:tr>
      <w:tr w:rsidR="00151D40" w14:paraId="0FA1E493" w14:textId="77777777" w:rsidTr="008A185F">
        <w:trPr>
          <w:trHeight w:val="308"/>
        </w:trPr>
        <w:tc>
          <w:tcPr>
            <w:tcW w:w="1422" w:type="dxa"/>
          </w:tcPr>
          <w:p w14:paraId="13077F59" w14:textId="0882CFC0" w:rsidR="00151D40" w:rsidRDefault="00151D40">
            <w:pPr>
              <w:ind w:firstLine="0"/>
              <w:jc w:val="center"/>
              <w:pPrChange w:id="67" w:author="Amit Das" w:date="2020-12-22T10:53:00Z">
                <w:pPr>
                  <w:ind w:firstLine="0"/>
                </w:pPr>
              </w:pPrChange>
            </w:pPr>
            <w:r>
              <w:t>HL_05_LL_03</w:t>
            </w:r>
          </w:p>
        </w:tc>
        <w:tc>
          <w:tcPr>
            <w:tcW w:w="9083" w:type="dxa"/>
          </w:tcPr>
          <w:p w14:paraId="21AD47A2" w14:textId="05E9585A" w:rsidR="00151D40" w:rsidRDefault="00151D40" w:rsidP="005F361B">
            <w:pPr>
              <w:ind w:firstLine="0"/>
            </w:pPr>
            <w:r>
              <w:t>Test Customer registration page input fields character limits.</w:t>
            </w:r>
            <w:ins w:id="68" w:author="Amit Das" w:date="2020-12-22T10:55:00Z">
              <w:r w:rsidR="000155B1">
                <w:t xml:space="preserve"> </w:t>
              </w:r>
            </w:ins>
            <w:r w:rsidR="001A4477">
              <w:t xml:space="preserve">                               </w:t>
            </w:r>
            <w:ins w:id="69" w:author="Amit Das" w:date="2020-12-22T10:55:00Z">
              <w:r w:rsidR="000155B1" w:rsidRPr="007D1EAC">
                <w:rPr>
                  <w:b/>
                  <w:color w:val="548DD4" w:themeColor="text2" w:themeTint="99"/>
                  <w:rPrChange w:id="70" w:author="Amit Das" w:date="2020-12-22T10:56:00Z">
                    <w:rPr/>
                  </w:rPrChange>
                </w:rPr>
                <w:t>(Neutral scenario)</w:t>
              </w:r>
            </w:ins>
          </w:p>
        </w:tc>
      </w:tr>
      <w:tr w:rsidR="00151D40" w14:paraId="2C47D753" w14:textId="77777777" w:rsidTr="008A185F">
        <w:trPr>
          <w:trHeight w:val="291"/>
        </w:trPr>
        <w:tc>
          <w:tcPr>
            <w:tcW w:w="1422" w:type="dxa"/>
          </w:tcPr>
          <w:p w14:paraId="2ACEAF89" w14:textId="0384D0E7" w:rsidR="00151D40" w:rsidRDefault="00151D40">
            <w:pPr>
              <w:ind w:firstLine="0"/>
              <w:jc w:val="center"/>
              <w:pPrChange w:id="71" w:author="Amit Das" w:date="2020-12-22T10:53:00Z">
                <w:pPr>
                  <w:ind w:firstLine="0"/>
                </w:pPr>
              </w:pPrChange>
            </w:pPr>
            <w:r>
              <w:t>HL_05_LL_04</w:t>
            </w:r>
          </w:p>
        </w:tc>
        <w:tc>
          <w:tcPr>
            <w:tcW w:w="9083" w:type="dxa"/>
          </w:tcPr>
          <w:p w14:paraId="5630E180" w14:textId="71CFE23F" w:rsidR="00151D40" w:rsidRDefault="00151D40" w:rsidP="00151D40">
            <w:pPr>
              <w:keepNext/>
              <w:ind w:firstLine="0"/>
            </w:pPr>
            <w:r>
              <w:t>Test the Reset button on Customer registration page.</w:t>
            </w:r>
            <w:r w:rsidR="001A4477">
              <w:t xml:space="preserve">                                            </w:t>
            </w:r>
            <w:ins w:id="72" w:author="Amit Das" w:date="2020-12-22T10:55:00Z">
              <w:r w:rsidR="000155B1">
                <w:t xml:space="preserve"> </w:t>
              </w:r>
              <w:r w:rsidR="000155B1" w:rsidRPr="007D1EAC">
                <w:rPr>
                  <w:b/>
                  <w:color w:val="548DD4" w:themeColor="text2" w:themeTint="99"/>
                  <w:rPrChange w:id="73" w:author="Amit Das" w:date="2020-12-22T10:56:00Z">
                    <w:rPr/>
                  </w:rPrChange>
                </w:rPr>
                <w:t>(Neutral scenario)</w:t>
              </w:r>
            </w:ins>
          </w:p>
        </w:tc>
      </w:tr>
    </w:tbl>
    <w:p w14:paraId="3B20B8A4" w14:textId="37559A01" w:rsidR="009C5F75" w:rsidRDefault="00151D40" w:rsidP="00151D40">
      <w:pPr>
        <w:pStyle w:val="Caption"/>
        <w:ind w:firstLine="0"/>
      </w:pPr>
      <w:bookmarkStart w:id="74" w:name="_Toc59526524"/>
      <w:r>
        <w:t xml:space="preserve">Table </w:t>
      </w:r>
      <w:r w:rsidR="00A23492">
        <w:fldChar w:fldCharType="begin"/>
      </w:r>
      <w:r w:rsidR="00A23492">
        <w:instrText xml:space="preserve"> SEQ Table \* ARABIC </w:instrText>
      </w:r>
      <w:r w:rsidR="00A23492">
        <w:fldChar w:fldCharType="separate"/>
      </w:r>
      <w:r>
        <w:rPr>
          <w:noProof/>
        </w:rPr>
        <w:t>2</w:t>
      </w:r>
      <w:r w:rsidR="00A23492">
        <w:rPr>
          <w:noProof/>
        </w:rPr>
        <w:fldChar w:fldCharType="end"/>
      </w:r>
      <w:r>
        <w:t>: Low Level Requirements</w:t>
      </w:r>
      <w:bookmarkEnd w:id="74"/>
    </w:p>
    <w:p w14:paraId="2E8A375B" w14:textId="77777777" w:rsidR="005F361B" w:rsidRDefault="005F361B">
      <w:pPr>
        <w:ind w:firstLine="0"/>
        <w:rPr>
          <w:rFonts w:ascii="Cambria" w:hAnsi="Cambria"/>
          <w:sz w:val="24"/>
          <w:szCs w:val="24"/>
        </w:rPr>
      </w:pPr>
      <w:r>
        <w:br w:type="page"/>
      </w:r>
    </w:p>
    <w:p w14:paraId="5E5CFA64" w14:textId="3EE69260" w:rsidR="00662E8C" w:rsidRDefault="009C5F75" w:rsidP="009C5F75">
      <w:pPr>
        <w:pStyle w:val="Heading2"/>
      </w:pPr>
      <w:bookmarkStart w:id="75" w:name="_Toc59526594"/>
      <w:r>
        <w:lastRenderedPageBreak/>
        <w:t>Manual Test Plan for FADR Customer Registration – API</w:t>
      </w:r>
      <w:bookmarkEnd w:id="75"/>
    </w:p>
    <w:tbl>
      <w:tblPr>
        <w:tblW w:w="0" w:type="dxa"/>
        <w:tblCellMar>
          <w:left w:w="0" w:type="dxa"/>
          <w:right w:w="0" w:type="dxa"/>
        </w:tblCellMar>
        <w:tblLook w:val="04A0" w:firstRow="1" w:lastRow="0" w:firstColumn="1" w:lastColumn="0" w:noHBand="0" w:noVBand="1"/>
      </w:tblPr>
      <w:tblGrid>
        <w:gridCol w:w="629"/>
        <w:gridCol w:w="1940"/>
        <w:gridCol w:w="2001"/>
        <w:gridCol w:w="2201"/>
        <w:gridCol w:w="3489"/>
      </w:tblGrid>
      <w:tr w:rsidR="00576935" w:rsidRPr="00576935" w14:paraId="51A6DCFF" w14:textId="77777777" w:rsidTr="0057693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7CB4D"/>
            <w:tcMar>
              <w:top w:w="30" w:type="dxa"/>
              <w:left w:w="45" w:type="dxa"/>
              <w:bottom w:w="30" w:type="dxa"/>
              <w:right w:w="45" w:type="dxa"/>
            </w:tcMar>
            <w:vAlign w:val="bottom"/>
            <w:hideMark/>
          </w:tcPr>
          <w:p w14:paraId="5F02D116" w14:textId="77777777" w:rsidR="00576935" w:rsidRPr="00576935" w:rsidRDefault="00576935" w:rsidP="00576935">
            <w:pPr>
              <w:ind w:firstLine="0"/>
              <w:rPr>
                <w:rFonts w:ascii="Arial" w:hAnsi="Arial" w:cs="Arial"/>
                <w:b/>
                <w:bCs/>
                <w:sz w:val="24"/>
                <w:szCs w:val="24"/>
                <w:lang w:val="en-IN" w:eastAsia="en-IN" w:bidi="ar-SA"/>
              </w:rPr>
            </w:pPr>
            <w:r w:rsidRPr="00576935">
              <w:rPr>
                <w:rFonts w:ascii="Arial" w:hAnsi="Arial" w:cs="Arial"/>
                <w:b/>
                <w:bCs/>
                <w:sz w:val="24"/>
                <w:szCs w:val="24"/>
                <w:lang w:val="en-IN" w:eastAsia="en-IN" w:bidi="ar-SA"/>
              </w:rPr>
              <w:t>Sl. No.</w:t>
            </w:r>
          </w:p>
        </w:tc>
        <w:tc>
          <w:tcPr>
            <w:tcW w:w="0" w:type="auto"/>
            <w:tcBorders>
              <w:top w:val="single" w:sz="6" w:space="0" w:color="000000"/>
              <w:left w:val="single" w:sz="6" w:space="0" w:color="CCCCCC"/>
              <w:bottom w:val="single" w:sz="6" w:space="0" w:color="000000"/>
              <w:right w:val="single" w:sz="6" w:space="0" w:color="000000"/>
            </w:tcBorders>
            <w:shd w:val="clear" w:color="auto" w:fill="F7CB4D"/>
            <w:tcMar>
              <w:top w:w="30" w:type="dxa"/>
              <w:left w:w="45" w:type="dxa"/>
              <w:bottom w:w="30" w:type="dxa"/>
              <w:right w:w="45" w:type="dxa"/>
            </w:tcMar>
            <w:vAlign w:val="bottom"/>
            <w:hideMark/>
          </w:tcPr>
          <w:p w14:paraId="0A1C2844" w14:textId="77777777" w:rsidR="00576935" w:rsidRPr="00576935" w:rsidRDefault="00576935" w:rsidP="00576935">
            <w:pPr>
              <w:ind w:firstLine="0"/>
              <w:rPr>
                <w:rFonts w:ascii="Arial" w:hAnsi="Arial" w:cs="Arial"/>
                <w:b/>
                <w:bCs/>
                <w:sz w:val="24"/>
                <w:szCs w:val="24"/>
                <w:lang w:val="en-IN" w:eastAsia="en-IN" w:bidi="ar-SA"/>
              </w:rPr>
            </w:pPr>
            <w:r w:rsidRPr="00576935">
              <w:rPr>
                <w:rFonts w:ascii="Arial" w:hAnsi="Arial" w:cs="Arial"/>
                <w:b/>
                <w:bCs/>
                <w:sz w:val="24"/>
                <w:szCs w:val="24"/>
                <w:lang w:val="en-IN" w:eastAsia="en-IN" w:bidi="ar-SA"/>
              </w:rPr>
              <w:t>Test Scenario</w:t>
            </w:r>
          </w:p>
        </w:tc>
        <w:tc>
          <w:tcPr>
            <w:tcW w:w="0" w:type="auto"/>
            <w:tcBorders>
              <w:top w:val="single" w:sz="6" w:space="0" w:color="000000"/>
              <w:left w:val="single" w:sz="6" w:space="0" w:color="CCCCCC"/>
              <w:bottom w:val="single" w:sz="6" w:space="0" w:color="000000"/>
              <w:right w:val="single" w:sz="6" w:space="0" w:color="000000"/>
            </w:tcBorders>
            <w:shd w:val="clear" w:color="auto" w:fill="F7CB4D"/>
            <w:tcMar>
              <w:top w:w="30" w:type="dxa"/>
              <w:left w:w="45" w:type="dxa"/>
              <w:bottom w:w="30" w:type="dxa"/>
              <w:right w:w="45" w:type="dxa"/>
            </w:tcMar>
            <w:vAlign w:val="bottom"/>
            <w:hideMark/>
          </w:tcPr>
          <w:p w14:paraId="75416210" w14:textId="5ED2091E" w:rsidR="00576935" w:rsidRPr="00576935" w:rsidRDefault="00222399" w:rsidP="00576935">
            <w:pPr>
              <w:ind w:firstLine="0"/>
              <w:rPr>
                <w:rFonts w:ascii="Arial" w:hAnsi="Arial" w:cs="Arial"/>
                <w:b/>
                <w:bCs/>
                <w:sz w:val="24"/>
                <w:szCs w:val="24"/>
                <w:lang w:val="en-IN" w:eastAsia="en-IN" w:bidi="ar-SA"/>
              </w:rPr>
            </w:pPr>
            <w:r w:rsidRPr="00576935">
              <w:rPr>
                <w:rFonts w:ascii="Arial" w:hAnsi="Arial" w:cs="Arial"/>
                <w:b/>
                <w:bCs/>
                <w:sz w:val="24"/>
                <w:szCs w:val="24"/>
                <w:lang w:val="en-IN" w:eastAsia="en-IN" w:bidi="ar-SA"/>
              </w:rPr>
              <w:t>Precondition</w:t>
            </w:r>
          </w:p>
        </w:tc>
        <w:tc>
          <w:tcPr>
            <w:tcW w:w="0" w:type="auto"/>
            <w:tcBorders>
              <w:top w:val="single" w:sz="6" w:space="0" w:color="000000"/>
              <w:left w:val="single" w:sz="6" w:space="0" w:color="CCCCCC"/>
              <w:bottom w:val="single" w:sz="6" w:space="0" w:color="000000"/>
              <w:right w:val="single" w:sz="6" w:space="0" w:color="000000"/>
            </w:tcBorders>
            <w:shd w:val="clear" w:color="auto" w:fill="F7CB4D"/>
            <w:tcMar>
              <w:top w:w="30" w:type="dxa"/>
              <w:left w:w="45" w:type="dxa"/>
              <w:bottom w:w="30" w:type="dxa"/>
              <w:right w:w="45" w:type="dxa"/>
            </w:tcMar>
            <w:vAlign w:val="bottom"/>
            <w:hideMark/>
          </w:tcPr>
          <w:p w14:paraId="685BE3D7" w14:textId="77777777" w:rsidR="00576935" w:rsidRPr="00576935" w:rsidRDefault="00576935" w:rsidP="00576935">
            <w:pPr>
              <w:ind w:firstLine="0"/>
              <w:rPr>
                <w:rFonts w:ascii="Arial" w:hAnsi="Arial" w:cs="Arial"/>
                <w:b/>
                <w:bCs/>
                <w:sz w:val="24"/>
                <w:szCs w:val="24"/>
                <w:lang w:val="en-IN" w:eastAsia="en-IN" w:bidi="ar-SA"/>
              </w:rPr>
            </w:pPr>
            <w:r w:rsidRPr="00576935">
              <w:rPr>
                <w:rFonts w:ascii="Arial" w:hAnsi="Arial" w:cs="Arial"/>
                <w:b/>
                <w:bCs/>
                <w:sz w:val="24"/>
                <w:szCs w:val="24"/>
                <w:lang w:val="en-IN" w:eastAsia="en-IN" w:bidi="ar-SA"/>
              </w:rPr>
              <w:t>Actions</w:t>
            </w:r>
          </w:p>
        </w:tc>
        <w:tc>
          <w:tcPr>
            <w:tcW w:w="0" w:type="auto"/>
            <w:tcBorders>
              <w:top w:val="single" w:sz="6" w:space="0" w:color="000000"/>
              <w:left w:val="single" w:sz="6" w:space="0" w:color="CCCCCC"/>
              <w:bottom w:val="single" w:sz="6" w:space="0" w:color="000000"/>
              <w:right w:val="single" w:sz="6" w:space="0" w:color="000000"/>
            </w:tcBorders>
            <w:shd w:val="clear" w:color="auto" w:fill="F7CB4D"/>
            <w:tcMar>
              <w:top w:w="30" w:type="dxa"/>
              <w:left w:w="45" w:type="dxa"/>
              <w:bottom w:w="30" w:type="dxa"/>
              <w:right w:w="45" w:type="dxa"/>
            </w:tcMar>
            <w:vAlign w:val="bottom"/>
            <w:hideMark/>
          </w:tcPr>
          <w:p w14:paraId="28409BD4" w14:textId="77777777" w:rsidR="00576935" w:rsidRPr="00576935" w:rsidRDefault="00576935" w:rsidP="00576935">
            <w:pPr>
              <w:ind w:firstLine="0"/>
              <w:rPr>
                <w:rFonts w:ascii="Arial" w:hAnsi="Arial" w:cs="Arial"/>
                <w:b/>
                <w:bCs/>
                <w:sz w:val="24"/>
                <w:szCs w:val="24"/>
                <w:lang w:val="en-IN" w:eastAsia="en-IN" w:bidi="ar-SA"/>
              </w:rPr>
            </w:pPr>
            <w:r w:rsidRPr="00576935">
              <w:rPr>
                <w:rFonts w:ascii="Arial" w:hAnsi="Arial" w:cs="Arial"/>
                <w:b/>
                <w:bCs/>
                <w:sz w:val="24"/>
                <w:szCs w:val="24"/>
                <w:lang w:val="en-IN" w:eastAsia="en-IN" w:bidi="ar-SA"/>
              </w:rPr>
              <w:t>Expected Results</w:t>
            </w:r>
          </w:p>
        </w:tc>
      </w:tr>
      <w:tr w:rsidR="00576935" w:rsidRPr="00576935" w14:paraId="31A41C18" w14:textId="77777777" w:rsidTr="0057693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978F955" w14:textId="77777777" w:rsidR="00576935" w:rsidRPr="00576935" w:rsidRDefault="00576935" w:rsidP="00576935">
            <w:pPr>
              <w:ind w:firstLine="0"/>
              <w:jc w:val="right"/>
              <w:rPr>
                <w:rFonts w:ascii="Arial" w:hAnsi="Arial" w:cs="Arial"/>
                <w:sz w:val="20"/>
                <w:szCs w:val="20"/>
                <w:lang w:val="en-IN" w:eastAsia="en-IN" w:bidi="ar-SA"/>
              </w:rPr>
            </w:pPr>
            <w:r w:rsidRPr="00576935">
              <w:rPr>
                <w:rFonts w:ascii="Arial" w:hAnsi="Arial" w:cs="Arial"/>
                <w:sz w:val="20"/>
                <w:szCs w:val="20"/>
                <w:lang w:val="en-IN" w:eastAsia="en-IN" w:bidi="ar-SA"/>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101EB6E" w14:textId="77777777" w:rsidR="00576935" w:rsidRPr="00576935" w:rsidRDefault="00576935" w:rsidP="00576935">
            <w:pPr>
              <w:ind w:firstLine="0"/>
              <w:rPr>
                <w:rFonts w:ascii="Arial" w:hAnsi="Arial" w:cs="Arial"/>
                <w:sz w:val="20"/>
                <w:szCs w:val="20"/>
                <w:lang w:val="en-IN" w:eastAsia="en-IN" w:bidi="ar-SA"/>
              </w:rPr>
            </w:pPr>
            <w:r w:rsidRPr="00576935">
              <w:rPr>
                <w:rFonts w:ascii="Arial" w:hAnsi="Arial" w:cs="Arial"/>
                <w:sz w:val="20"/>
                <w:szCs w:val="20"/>
                <w:lang w:val="en-IN" w:eastAsia="en-IN" w:bidi="ar-SA"/>
              </w:rPr>
              <w:t>Login API with wrong email</w:t>
            </w:r>
            <w:r w:rsidRPr="00576935">
              <w:rPr>
                <w:rFonts w:ascii="Arial" w:hAnsi="Arial" w:cs="Arial"/>
                <w:sz w:val="20"/>
                <w:szCs w:val="20"/>
                <w:lang w:val="en-IN" w:eastAsia="en-IN" w:bidi="ar-SA"/>
              </w:rPr>
              <w:br/>
              <w:t>and valid password</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1B17B41" w14:textId="77777777" w:rsidR="00576935" w:rsidRPr="00576935" w:rsidRDefault="00576935" w:rsidP="00576935">
            <w:pPr>
              <w:ind w:firstLine="0"/>
              <w:rPr>
                <w:rFonts w:ascii="Arial" w:hAnsi="Arial" w:cs="Arial"/>
                <w:sz w:val="20"/>
                <w:szCs w:val="20"/>
                <w:lang w:val="en-IN" w:eastAsia="en-IN" w:bidi="ar-SA"/>
              </w:rPr>
            </w:pPr>
            <w:r w:rsidRPr="00576935">
              <w:rPr>
                <w:rFonts w:ascii="Arial" w:hAnsi="Arial" w:cs="Arial"/>
                <w:sz w:val="20"/>
                <w:szCs w:val="20"/>
                <w:lang w:val="en-IN" w:eastAsia="en-IN" w:bidi="ar-SA"/>
              </w:rPr>
              <w:t xml:space="preserve">Availability of login </w:t>
            </w:r>
            <w:proofErr w:type="gramStart"/>
            <w:r w:rsidRPr="00576935">
              <w:rPr>
                <w:rFonts w:ascii="Arial" w:hAnsi="Arial" w:cs="Arial"/>
                <w:sz w:val="20"/>
                <w:szCs w:val="20"/>
                <w:lang w:val="en-IN" w:eastAsia="en-IN" w:bidi="ar-SA"/>
              </w:rPr>
              <w:t>end point</w:t>
            </w:r>
            <w:proofErr w:type="gramEnd"/>
            <w:r w:rsidRPr="00576935">
              <w:rPr>
                <w:rFonts w:ascii="Arial" w:hAnsi="Arial" w:cs="Arial"/>
                <w:sz w:val="20"/>
                <w:szCs w:val="20"/>
                <w:lang w:val="en-IN" w:eastAsia="en-IN" w:bidi="ar-SA"/>
              </w:rPr>
              <w:t xml:space="preserve">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0D25178" w14:textId="0E1F032E" w:rsidR="00576935" w:rsidRPr="00576935" w:rsidRDefault="00576935" w:rsidP="00576935">
            <w:pPr>
              <w:ind w:firstLine="0"/>
              <w:rPr>
                <w:rFonts w:ascii="Arial" w:hAnsi="Arial" w:cs="Arial"/>
                <w:sz w:val="20"/>
                <w:szCs w:val="20"/>
                <w:lang w:val="en-IN" w:eastAsia="en-IN" w:bidi="ar-SA"/>
              </w:rPr>
            </w:pPr>
            <w:r w:rsidRPr="00576935">
              <w:rPr>
                <w:rFonts w:ascii="Arial" w:hAnsi="Arial" w:cs="Arial"/>
                <w:sz w:val="20"/>
                <w:szCs w:val="20"/>
                <w:lang w:val="en-IN" w:eastAsia="en-IN" w:bidi="ar-SA"/>
              </w:rPr>
              <w:t>Enter Invalid email format</w:t>
            </w:r>
            <w:r w:rsidRPr="00576935">
              <w:rPr>
                <w:rFonts w:ascii="Arial" w:hAnsi="Arial" w:cs="Arial"/>
                <w:sz w:val="20"/>
                <w:szCs w:val="20"/>
                <w:lang w:val="en-IN" w:eastAsia="en-IN" w:bidi="ar-SA"/>
              </w:rPr>
              <w:br/>
              <w:t>Enter Valid password</w:t>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t>Make POST Request to the endpoint.</w:t>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t>Validate Response Code and</w:t>
            </w:r>
            <w:r w:rsidRPr="00576935">
              <w:rPr>
                <w:rFonts w:ascii="Arial" w:hAnsi="Arial" w:cs="Arial"/>
                <w:sz w:val="20"/>
                <w:szCs w:val="20"/>
                <w:lang w:val="en-IN" w:eastAsia="en-IN" w:bidi="ar-SA"/>
              </w:rPr>
              <w:br/>
              <w:t xml:space="preserve">Response Body </w:t>
            </w:r>
            <w:r w:rsidR="00222399" w:rsidRPr="00576935">
              <w:rPr>
                <w:rFonts w:ascii="Arial" w:hAnsi="Arial" w:cs="Arial"/>
                <w:sz w:val="20"/>
                <w:szCs w:val="20"/>
                <w:lang w:val="en-IN" w:eastAsia="en-IN" w:bidi="ar-SA"/>
              </w:rPr>
              <w:t>received</w:t>
            </w:r>
            <w:r w:rsidRPr="00576935">
              <w:rPr>
                <w:rFonts w:ascii="Arial" w:hAnsi="Arial" w:cs="Arial"/>
                <w:sz w:val="20"/>
                <w:szCs w:val="20"/>
                <w:lang w:val="en-IN" w:eastAsia="en-IN" w:bidi="ar-SA"/>
              </w:rPr>
              <w: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F8C3A44" w14:textId="5218A2EA" w:rsidR="00576935" w:rsidRPr="00576935" w:rsidRDefault="00576935" w:rsidP="00576935">
            <w:pPr>
              <w:ind w:firstLine="0"/>
              <w:rPr>
                <w:rFonts w:ascii="Arial" w:hAnsi="Arial" w:cs="Arial"/>
                <w:sz w:val="20"/>
                <w:szCs w:val="20"/>
                <w:lang w:val="en-IN" w:eastAsia="en-IN" w:bidi="ar-SA"/>
              </w:rPr>
            </w:pPr>
            <w:r w:rsidRPr="00576935">
              <w:rPr>
                <w:rFonts w:ascii="Arial" w:hAnsi="Arial" w:cs="Arial"/>
                <w:b/>
                <w:bCs/>
                <w:sz w:val="20"/>
                <w:szCs w:val="20"/>
                <w:lang w:val="en-IN" w:eastAsia="en-IN" w:bidi="ar-SA"/>
              </w:rPr>
              <w:t>Request Body</w:t>
            </w:r>
            <w:r w:rsidRPr="00576935">
              <w:rPr>
                <w:rFonts w:ascii="Arial" w:hAnsi="Arial" w:cs="Arial"/>
                <w:b/>
                <w:bCs/>
                <w:sz w:val="20"/>
                <w:szCs w:val="20"/>
                <w:lang w:val="en-IN" w:eastAsia="en-IN" w:bidi="ar-SA"/>
              </w:rPr>
              <w:br/>
            </w:r>
            <w:r w:rsidRPr="00576935">
              <w:rPr>
                <w:rFonts w:ascii="Arial" w:hAnsi="Arial" w:cs="Arial"/>
                <w:sz w:val="20"/>
                <w:szCs w:val="20"/>
                <w:lang w:val="en-IN" w:eastAsia="en-IN" w:bidi="ar-SA"/>
              </w:rPr>
              <w:t>{</w:t>
            </w:r>
            <w:r w:rsidRPr="00576935">
              <w:rPr>
                <w:rFonts w:ascii="Arial" w:hAnsi="Arial" w:cs="Arial"/>
                <w:sz w:val="20"/>
                <w:szCs w:val="20"/>
                <w:lang w:val="en-IN" w:eastAsia="en-IN" w:bidi="ar-SA"/>
              </w:rPr>
              <w:br/>
              <w:t>"password": "</w:t>
            </w:r>
            <w:proofErr w:type="spellStart"/>
            <w:r w:rsidRPr="00576935">
              <w:rPr>
                <w:rFonts w:ascii="Arial" w:hAnsi="Arial" w:cs="Arial"/>
                <w:sz w:val="20"/>
                <w:szCs w:val="20"/>
                <w:lang w:val="en-IN" w:eastAsia="en-IN" w:bidi="ar-SA"/>
              </w:rPr>
              <w:t>Somerandompassword</w:t>
            </w:r>
            <w:proofErr w:type="spellEnd"/>
            <w:r w:rsidRPr="00576935">
              <w:rPr>
                <w:rFonts w:ascii="Arial" w:hAnsi="Arial" w:cs="Arial"/>
                <w:sz w:val="20"/>
                <w:szCs w:val="20"/>
                <w:lang w:val="en-IN" w:eastAsia="en-IN" w:bidi="ar-SA"/>
              </w:rPr>
              <w:t>",</w:t>
            </w:r>
            <w:r w:rsidRPr="00576935">
              <w:rPr>
                <w:rFonts w:ascii="Arial" w:hAnsi="Arial" w:cs="Arial"/>
                <w:sz w:val="20"/>
                <w:szCs w:val="20"/>
                <w:lang w:val="en-IN" w:eastAsia="en-IN" w:bidi="ar-SA"/>
              </w:rPr>
              <w:br/>
              <w:t>"email": "</w:t>
            </w:r>
            <w:proofErr w:type="spellStart"/>
            <w:r w:rsidRPr="00576935">
              <w:rPr>
                <w:rFonts w:ascii="Arial" w:hAnsi="Arial" w:cs="Arial"/>
                <w:sz w:val="20"/>
                <w:szCs w:val="20"/>
                <w:lang w:val="en-IN" w:eastAsia="en-IN" w:bidi="ar-SA"/>
              </w:rPr>
              <w:t>admin@eaton</w:t>
            </w:r>
            <w:proofErr w:type="spellEnd"/>
            <w:r w:rsidRPr="00576935">
              <w:rPr>
                <w:rFonts w:ascii="Arial" w:hAnsi="Arial" w:cs="Arial"/>
                <w:sz w:val="20"/>
                <w:szCs w:val="20"/>
                <w:lang w:val="en-IN" w:eastAsia="en-IN" w:bidi="ar-SA"/>
              </w:rPr>
              <w:t>"</w:t>
            </w:r>
            <w:r w:rsidRPr="00576935">
              <w:rPr>
                <w:rFonts w:ascii="Arial" w:hAnsi="Arial" w:cs="Arial"/>
                <w:sz w:val="20"/>
                <w:szCs w:val="20"/>
                <w:lang w:val="en-IN" w:eastAsia="en-IN" w:bidi="ar-SA"/>
              </w:rPr>
              <w:br/>
              <w:t>}</w:t>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t xml:space="preserve">Response should be sent </w:t>
            </w:r>
            <w:r w:rsidR="00222399" w:rsidRPr="00576935">
              <w:rPr>
                <w:rFonts w:ascii="Arial" w:hAnsi="Arial" w:cs="Arial"/>
                <w:sz w:val="20"/>
                <w:szCs w:val="20"/>
                <w:lang w:val="en-IN" w:eastAsia="en-IN" w:bidi="ar-SA"/>
              </w:rPr>
              <w:t>successfully</w:t>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b/>
                <w:bCs/>
                <w:sz w:val="20"/>
                <w:szCs w:val="20"/>
                <w:lang w:val="en-IN" w:eastAsia="en-IN" w:bidi="ar-SA"/>
              </w:rPr>
              <w:t xml:space="preserve">1. Response Code: </w:t>
            </w:r>
            <w:r w:rsidRPr="00576935">
              <w:rPr>
                <w:rFonts w:ascii="Arial" w:hAnsi="Arial" w:cs="Arial"/>
                <w:sz w:val="20"/>
                <w:szCs w:val="20"/>
                <w:lang w:val="en-IN" w:eastAsia="en-IN" w:bidi="ar-SA"/>
              </w:rPr>
              <w:t>400 (Bad Request)</w:t>
            </w:r>
            <w:r w:rsidRPr="00576935">
              <w:rPr>
                <w:rFonts w:ascii="Arial" w:hAnsi="Arial" w:cs="Arial"/>
                <w:sz w:val="20"/>
                <w:szCs w:val="20"/>
                <w:lang w:val="en-IN" w:eastAsia="en-IN" w:bidi="ar-SA"/>
              </w:rPr>
              <w:br/>
            </w:r>
            <w:r w:rsidRPr="00576935">
              <w:rPr>
                <w:rFonts w:ascii="Arial" w:hAnsi="Arial" w:cs="Arial"/>
                <w:b/>
                <w:bCs/>
                <w:sz w:val="20"/>
                <w:szCs w:val="20"/>
                <w:lang w:val="en-IN" w:eastAsia="en-IN" w:bidi="ar-SA"/>
              </w:rPr>
              <w:t xml:space="preserve">2. Response Body: </w:t>
            </w:r>
            <w:r w:rsidRPr="00576935">
              <w:rPr>
                <w:rFonts w:ascii="Arial" w:hAnsi="Arial" w:cs="Arial"/>
                <w:b/>
                <w:bCs/>
                <w:sz w:val="20"/>
                <w:szCs w:val="20"/>
                <w:lang w:val="en-IN" w:eastAsia="en-IN" w:bidi="ar-SA"/>
              </w:rPr>
              <w:br/>
            </w:r>
            <w:r w:rsidRPr="00576935">
              <w:rPr>
                <w:rFonts w:ascii="Arial" w:hAnsi="Arial" w:cs="Arial"/>
                <w:sz w:val="20"/>
                <w:szCs w:val="20"/>
                <w:lang w:val="en-IN" w:eastAsia="en-IN" w:bidi="ar-SA"/>
              </w:rPr>
              <w:t>{</w:t>
            </w:r>
            <w:r w:rsidRPr="00576935">
              <w:rPr>
                <w:rFonts w:ascii="Arial" w:hAnsi="Arial" w:cs="Arial"/>
                <w:sz w:val="20"/>
                <w:szCs w:val="20"/>
                <w:lang w:val="en-IN" w:eastAsia="en-IN" w:bidi="ar-SA"/>
              </w:rPr>
              <w:br/>
              <w:t>"</w:t>
            </w:r>
            <w:proofErr w:type="spellStart"/>
            <w:r w:rsidRPr="00576935">
              <w:rPr>
                <w:rFonts w:ascii="Arial" w:hAnsi="Arial" w:cs="Arial"/>
                <w:sz w:val="20"/>
                <w:szCs w:val="20"/>
                <w:lang w:val="en-IN" w:eastAsia="en-IN" w:bidi="ar-SA"/>
              </w:rPr>
              <w:t>errorCode</w:t>
            </w:r>
            <w:proofErr w:type="spellEnd"/>
            <w:r w:rsidRPr="00576935">
              <w:rPr>
                <w:rFonts w:ascii="Arial" w:hAnsi="Arial" w:cs="Arial"/>
                <w:sz w:val="20"/>
                <w:szCs w:val="20"/>
                <w:lang w:val="en-IN" w:eastAsia="en-IN" w:bidi="ar-SA"/>
              </w:rPr>
              <w:t>": 9007,</w:t>
            </w:r>
            <w:r w:rsidRPr="00576935">
              <w:rPr>
                <w:rFonts w:ascii="Arial" w:hAnsi="Arial" w:cs="Arial"/>
                <w:sz w:val="20"/>
                <w:szCs w:val="20"/>
                <w:lang w:val="en-IN" w:eastAsia="en-IN" w:bidi="ar-SA"/>
              </w:rPr>
              <w:br/>
              <w:t>"</w:t>
            </w:r>
            <w:proofErr w:type="spellStart"/>
            <w:r w:rsidRPr="00576935">
              <w:rPr>
                <w:rFonts w:ascii="Arial" w:hAnsi="Arial" w:cs="Arial"/>
                <w:sz w:val="20"/>
                <w:szCs w:val="20"/>
                <w:lang w:val="en-IN" w:eastAsia="en-IN" w:bidi="ar-SA"/>
              </w:rPr>
              <w:t>errorDescription</w:t>
            </w:r>
            <w:proofErr w:type="spellEnd"/>
            <w:r w:rsidRPr="00576935">
              <w:rPr>
                <w:rFonts w:ascii="Arial" w:hAnsi="Arial" w:cs="Arial"/>
                <w:sz w:val="20"/>
                <w:szCs w:val="20"/>
                <w:lang w:val="en-IN" w:eastAsia="en-IN" w:bidi="ar-SA"/>
              </w:rPr>
              <w:t xml:space="preserve">": "Please provide </w:t>
            </w:r>
            <w:r w:rsidRPr="00576935">
              <w:rPr>
                <w:rFonts w:ascii="Arial" w:hAnsi="Arial" w:cs="Arial"/>
                <w:sz w:val="20"/>
                <w:szCs w:val="20"/>
                <w:lang w:val="en-IN" w:eastAsia="en-IN" w:bidi="ar-SA"/>
              </w:rPr>
              <w:br/>
              <w:t>valid email address"</w:t>
            </w:r>
            <w:r w:rsidRPr="00576935">
              <w:rPr>
                <w:rFonts w:ascii="Arial" w:hAnsi="Arial" w:cs="Arial"/>
                <w:sz w:val="20"/>
                <w:szCs w:val="20"/>
                <w:lang w:val="en-IN" w:eastAsia="en-IN" w:bidi="ar-SA"/>
              </w:rPr>
              <w:br/>
              <w:t>}</w:t>
            </w:r>
          </w:p>
        </w:tc>
      </w:tr>
      <w:tr w:rsidR="00576935" w:rsidRPr="00576935" w14:paraId="151750D7" w14:textId="77777777" w:rsidTr="0057693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7FD692F1" w14:textId="77777777" w:rsidR="00576935" w:rsidRPr="00576935" w:rsidRDefault="00576935" w:rsidP="00576935">
            <w:pPr>
              <w:ind w:firstLine="0"/>
              <w:jc w:val="right"/>
              <w:rPr>
                <w:rFonts w:ascii="Arial" w:hAnsi="Arial" w:cs="Arial"/>
                <w:sz w:val="20"/>
                <w:szCs w:val="20"/>
                <w:lang w:val="en-IN" w:eastAsia="en-IN" w:bidi="ar-SA"/>
              </w:rPr>
            </w:pPr>
            <w:r w:rsidRPr="00576935">
              <w:rPr>
                <w:rFonts w:ascii="Arial" w:hAnsi="Arial" w:cs="Arial"/>
                <w:sz w:val="20"/>
                <w:szCs w:val="20"/>
                <w:lang w:val="en-IN" w:eastAsia="en-IN" w:bidi="ar-SA"/>
              </w:rPr>
              <w:t>2</w:t>
            </w:r>
          </w:p>
        </w:tc>
        <w:tc>
          <w:tcPr>
            <w:tcW w:w="0" w:type="auto"/>
            <w:tcBorders>
              <w:top w:val="single" w:sz="6" w:space="0" w:color="CCCCCC"/>
              <w:left w:val="single" w:sz="6" w:space="0" w:color="CCCCCC"/>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65D019AA" w14:textId="77777777" w:rsidR="00576935" w:rsidRPr="00576935" w:rsidRDefault="00576935" w:rsidP="00576935">
            <w:pPr>
              <w:ind w:firstLine="0"/>
              <w:rPr>
                <w:rFonts w:ascii="Arial" w:hAnsi="Arial" w:cs="Arial"/>
                <w:sz w:val="20"/>
                <w:szCs w:val="20"/>
                <w:lang w:val="en-IN" w:eastAsia="en-IN" w:bidi="ar-SA"/>
              </w:rPr>
            </w:pPr>
            <w:r w:rsidRPr="00576935">
              <w:rPr>
                <w:rFonts w:ascii="Arial" w:hAnsi="Arial" w:cs="Arial"/>
                <w:sz w:val="20"/>
                <w:szCs w:val="20"/>
                <w:lang w:val="en-IN" w:eastAsia="en-IN" w:bidi="ar-SA"/>
              </w:rPr>
              <w:t>Login API with correct email</w:t>
            </w:r>
            <w:r w:rsidRPr="00576935">
              <w:rPr>
                <w:rFonts w:ascii="Arial" w:hAnsi="Arial" w:cs="Arial"/>
                <w:sz w:val="20"/>
                <w:szCs w:val="20"/>
                <w:lang w:val="en-IN" w:eastAsia="en-IN" w:bidi="ar-SA"/>
              </w:rPr>
              <w:br/>
              <w:t>and wrong password</w:t>
            </w:r>
          </w:p>
        </w:tc>
        <w:tc>
          <w:tcPr>
            <w:tcW w:w="0" w:type="auto"/>
            <w:tcBorders>
              <w:top w:val="single" w:sz="6" w:space="0" w:color="CCCCCC"/>
              <w:left w:val="single" w:sz="6" w:space="0" w:color="CCCCCC"/>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7B75812C" w14:textId="77777777" w:rsidR="00576935" w:rsidRPr="00576935" w:rsidRDefault="00576935" w:rsidP="00576935">
            <w:pPr>
              <w:ind w:firstLine="0"/>
              <w:rPr>
                <w:rFonts w:ascii="Arial" w:hAnsi="Arial" w:cs="Arial"/>
                <w:sz w:val="20"/>
                <w:szCs w:val="20"/>
                <w:lang w:val="en-IN" w:eastAsia="en-IN" w:bidi="ar-SA"/>
              </w:rPr>
            </w:pPr>
            <w:r w:rsidRPr="00576935">
              <w:rPr>
                <w:rFonts w:ascii="Arial" w:hAnsi="Arial" w:cs="Arial"/>
                <w:sz w:val="20"/>
                <w:szCs w:val="20"/>
                <w:lang w:val="en-IN" w:eastAsia="en-IN" w:bidi="ar-SA"/>
              </w:rPr>
              <w:t xml:space="preserve">Availability of login </w:t>
            </w:r>
            <w:proofErr w:type="gramStart"/>
            <w:r w:rsidRPr="00576935">
              <w:rPr>
                <w:rFonts w:ascii="Arial" w:hAnsi="Arial" w:cs="Arial"/>
                <w:sz w:val="20"/>
                <w:szCs w:val="20"/>
                <w:lang w:val="en-IN" w:eastAsia="en-IN" w:bidi="ar-SA"/>
              </w:rPr>
              <w:t>end point</w:t>
            </w:r>
            <w:proofErr w:type="gramEnd"/>
            <w:r w:rsidRPr="00576935">
              <w:rPr>
                <w:rFonts w:ascii="Arial" w:hAnsi="Arial" w:cs="Arial"/>
                <w:sz w:val="20"/>
                <w:szCs w:val="20"/>
                <w:lang w:val="en-IN" w:eastAsia="en-IN" w:bidi="ar-SA"/>
              </w:rPr>
              <w:t xml:space="preserve"> </w:t>
            </w:r>
          </w:p>
        </w:tc>
        <w:tc>
          <w:tcPr>
            <w:tcW w:w="0" w:type="auto"/>
            <w:tcBorders>
              <w:top w:val="single" w:sz="6" w:space="0" w:color="CCCCCC"/>
              <w:left w:val="single" w:sz="6" w:space="0" w:color="CCCCCC"/>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65E95CD5" w14:textId="58FA8787" w:rsidR="00576935" w:rsidRPr="00576935" w:rsidRDefault="00576935" w:rsidP="00576935">
            <w:pPr>
              <w:ind w:firstLine="0"/>
              <w:rPr>
                <w:rFonts w:ascii="Arial" w:hAnsi="Arial" w:cs="Arial"/>
                <w:sz w:val="20"/>
                <w:szCs w:val="20"/>
                <w:lang w:val="en-IN" w:eastAsia="en-IN" w:bidi="ar-SA"/>
              </w:rPr>
            </w:pPr>
            <w:r w:rsidRPr="00576935">
              <w:rPr>
                <w:rFonts w:ascii="Arial" w:hAnsi="Arial" w:cs="Arial"/>
                <w:sz w:val="20"/>
                <w:szCs w:val="20"/>
                <w:lang w:val="en-IN" w:eastAsia="en-IN" w:bidi="ar-SA"/>
              </w:rPr>
              <w:t>Enter valid email</w:t>
            </w:r>
            <w:r w:rsidRPr="00576935">
              <w:rPr>
                <w:rFonts w:ascii="Arial" w:hAnsi="Arial" w:cs="Arial"/>
                <w:sz w:val="20"/>
                <w:szCs w:val="20"/>
                <w:lang w:val="en-IN" w:eastAsia="en-IN" w:bidi="ar-SA"/>
              </w:rPr>
              <w:br/>
              <w:t>Enter wrong password</w:t>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t>Make a POST Request to the endpoint.</w:t>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t>Validate the Response Code and</w:t>
            </w:r>
            <w:r w:rsidRPr="00576935">
              <w:rPr>
                <w:rFonts w:ascii="Arial" w:hAnsi="Arial" w:cs="Arial"/>
                <w:sz w:val="20"/>
                <w:szCs w:val="20"/>
                <w:lang w:val="en-IN" w:eastAsia="en-IN" w:bidi="ar-SA"/>
              </w:rPr>
              <w:br/>
              <w:t xml:space="preserve">Response Body </w:t>
            </w:r>
            <w:r w:rsidR="00222399" w:rsidRPr="00576935">
              <w:rPr>
                <w:rFonts w:ascii="Arial" w:hAnsi="Arial" w:cs="Arial"/>
                <w:sz w:val="20"/>
                <w:szCs w:val="20"/>
                <w:lang w:val="en-IN" w:eastAsia="en-IN" w:bidi="ar-SA"/>
              </w:rPr>
              <w:t>received</w:t>
            </w:r>
            <w:r w:rsidRPr="00576935">
              <w:rPr>
                <w:rFonts w:ascii="Arial" w:hAnsi="Arial" w:cs="Arial"/>
                <w:sz w:val="20"/>
                <w:szCs w:val="20"/>
                <w:lang w:val="en-IN" w:eastAsia="en-IN" w:bidi="ar-SA"/>
              </w:rPr>
              <w:t>.</w:t>
            </w:r>
          </w:p>
        </w:tc>
        <w:tc>
          <w:tcPr>
            <w:tcW w:w="0" w:type="auto"/>
            <w:tcBorders>
              <w:top w:val="single" w:sz="6" w:space="0" w:color="CCCCCC"/>
              <w:left w:val="single" w:sz="6" w:space="0" w:color="CCCCCC"/>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449B4E4A" w14:textId="45AFC6C7" w:rsidR="00576935" w:rsidRPr="00576935" w:rsidRDefault="00576935" w:rsidP="00576935">
            <w:pPr>
              <w:ind w:firstLine="0"/>
              <w:rPr>
                <w:rFonts w:ascii="Arial" w:hAnsi="Arial" w:cs="Arial"/>
                <w:sz w:val="20"/>
                <w:szCs w:val="20"/>
                <w:lang w:val="en-IN" w:eastAsia="en-IN" w:bidi="ar-SA"/>
              </w:rPr>
            </w:pPr>
            <w:r w:rsidRPr="00576935">
              <w:rPr>
                <w:rFonts w:ascii="Arial" w:hAnsi="Arial" w:cs="Arial"/>
                <w:b/>
                <w:bCs/>
                <w:sz w:val="20"/>
                <w:szCs w:val="20"/>
                <w:lang w:val="en-IN" w:eastAsia="en-IN" w:bidi="ar-SA"/>
              </w:rPr>
              <w:t>Request Body</w:t>
            </w:r>
            <w:r w:rsidRPr="00576935">
              <w:rPr>
                <w:rFonts w:ascii="Arial" w:hAnsi="Arial" w:cs="Arial"/>
                <w:b/>
                <w:bCs/>
                <w:sz w:val="20"/>
                <w:szCs w:val="20"/>
                <w:lang w:val="en-IN" w:eastAsia="en-IN" w:bidi="ar-SA"/>
              </w:rPr>
              <w:br/>
            </w:r>
            <w:r w:rsidRPr="00576935">
              <w:rPr>
                <w:rFonts w:ascii="Arial" w:hAnsi="Arial" w:cs="Arial"/>
                <w:sz w:val="20"/>
                <w:szCs w:val="20"/>
                <w:lang w:val="en-IN" w:eastAsia="en-IN" w:bidi="ar-SA"/>
              </w:rPr>
              <w:t>{</w:t>
            </w:r>
            <w:r w:rsidRPr="00576935">
              <w:rPr>
                <w:rFonts w:ascii="Arial" w:hAnsi="Arial" w:cs="Arial"/>
                <w:sz w:val="20"/>
                <w:szCs w:val="20"/>
                <w:lang w:val="en-IN" w:eastAsia="en-IN" w:bidi="ar-SA"/>
              </w:rPr>
              <w:br/>
              <w:t>"password": "</w:t>
            </w:r>
            <w:proofErr w:type="spellStart"/>
            <w:r w:rsidRPr="00576935">
              <w:rPr>
                <w:rFonts w:ascii="Arial" w:hAnsi="Arial" w:cs="Arial"/>
                <w:sz w:val="20"/>
                <w:szCs w:val="20"/>
                <w:lang w:val="en-IN" w:eastAsia="en-IN" w:bidi="ar-SA"/>
              </w:rPr>
              <w:t>Somerandompassword</w:t>
            </w:r>
            <w:proofErr w:type="spellEnd"/>
            <w:r w:rsidRPr="00576935">
              <w:rPr>
                <w:rFonts w:ascii="Arial" w:hAnsi="Arial" w:cs="Arial"/>
                <w:sz w:val="20"/>
                <w:szCs w:val="20"/>
                <w:lang w:val="en-IN" w:eastAsia="en-IN" w:bidi="ar-SA"/>
              </w:rPr>
              <w:t>",</w:t>
            </w:r>
            <w:r w:rsidRPr="00576935">
              <w:rPr>
                <w:rFonts w:ascii="Arial" w:hAnsi="Arial" w:cs="Arial"/>
                <w:sz w:val="20"/>
                <w:szCs w:val="20"/>
                <w:lang w:val="en-IN" w:eastAsia="en-IN" w:bidi="ar-SA"/>
              </w:rPr>
              <w:br/>
              <w:t>"email": "fadr_support_admin@eaton.com"</w:t>
            </w:r>
            <w:r w:rsidRPr="00576935">
              <w:rPr>
                <w:rFonts w:ascii="Arial" w:hAnsi="Arial" w:cs="Arial"/>
                <w:sz w:val="20"/>
                <w:szCs w:val="20"/>
                <w:lang w:val="en-IN" w:eastAsia="en-IN" w:bidi="ar-SA"/>
              </w:rPr>
              <w:br/>
              <w:t>}</w:t>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t xml:space="preserve">Response should be sent </w:t>
            </w:r>
            <w:r w:rsidR="00222399" w:rsidRPr="00576935">
              <w:rPr>
                <w:rFonts w:ascii="Arial" w:hAnsi="Arial" w:cs="Arial"/>
                <w:sz w:val="20"/>
                <w:szCs w:val="20"/>
                <w:lang w:val="en-IN" w:eastAsia="en-IN" w:bidi="ar-SA"/>
              </w:rPr>
              <w:t>successfully</w:t>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b/>
                <w:bCs/>
                <w:sz w:val="20"/>
                <w:szCs w:val="20"/>
                <w:lang w:val="en-IN" w:eastAsia="en-IN" w:bidi="ar-SA"/>
              </w:rPr>
              <w:t xml:space="preserve">1. Response Code: </w:t>
            </w:r>
            <w:r w:rsidRPr="00576935">
              <w:rPr>
                <w:rFonts w:ascii="Arial" w:hAnsi="Arial" w:cs="Arial"/>
                <w:sz w:val="20"/>
                <w:szCs w:val="20"/>
                <w:lang w:val="en-IN" w:eastAsia="en-IN" w:bidi="ar-SA"/>
              </w:rPr>
              <w:t>401 (Unauthorized)</w:t>
            </w:r>
            <w:r w:rsidRPr="00576935">
              <w:rPr>
                <w:rFonts w:ascii="Arial" w:hAnsi="Arial" w:cs="Arial"/>
                <w:sz w:val="20"/>
                <w:szCs w:val="20"/>
                <w:lang w:val="en-IN" w:eastAsia="en-IN" w:bidi="ar-SA"/>
              </w:rPr>
              <w:br/>
            </w:r>
            <w:r w:rsidRPr="00576935">
              <w:rPr>
                <w:rFonts w:ascii="Arial" w:hAnsi="Arial" w:cs="Arial"/>
                <w:b/>
                <w:bCs/>
                <w:sz w:val="20"/>
                <w:szCs w:val="20"/>
                <w:lang w:val="en-IN" w:eastAsia="en-IN" w:bidi="ar-SA"/>
              </w:rPr>
              <w:t xml:space="preserve">2. Response Body: </w:t>
            </w:r>
            <w:r w:rsidRPr="00576935">
              <w:rPr>
                <w:rFonts w:ascii="Arial" w:hAnsi="Arial" w:cs="Arial"/>
                <w:b/>
                <w:bCs/>
                <w:sz w:val="20"/>
                <w:szCs w:val="20"/>
                <w:lang w:val="en-IN" w:eastAsia="en-IN" w:bidi="ar-SA"/>
              </w:rPr>
              <w:br/>
            </w:r>
            <w:r w:rsidRPr="00576935">
              <w:rPr>
                <w:rFonts w:ascii="Arial" w:hAnsi="Arial" w:cs="Arial"/>
                <w:sz w:val="20"/>
                <w:szCs w:val="20"/>
                <w:lang w:val="en-IN" w:eastAsia="en-IN" w:bidi="ar-SA"/>
              </w:rPr>
              <w:t>{</w:t>
            </w:r>
            <w:r w:rsidRPr="00576935">
              <w:rPr>
                <w:rFonts w:ascii="Arial" w:hAnsi="Arial" w:cs="Arial"/>
                <w:sz w:val="20"/>
                <w:szCs w:val="20"/>
                <w:lang w:val="en-IN" w:eastAsia="en-IN" w:bidi="ar-SA"/>
              </w:rPr>
              <w:br/>
              <w:t>"</w:t>
            </w:r>
            <w:proofErr w:type="spellStart"/>
            <w:r w:rsidRPr="00576935">
              <w:rPr>
                <w:rFonts w:ascii="Arial" w:hAnsi="Arial" w:cs="Arial"/>
                <w:sz w:val="20"/>
                <w:szCs w:val="20"/>
                <w:lang w:val="en-IN" w:eastAsia="en-IN" w:bidi="ar-SA"/>
              </w:rPr>
              <w:t>errorCode</w:t>
            </w:r>
            <w:proofErr w:type="spellEnd"/>
            <w:r w:rsidRPr="00576935">
              <w:rPr>
                <w:rFonts w:ascii="Arial" w:hAnsi="Arial" w:cs="Arial"/>
                <w:sz w:val="20"/>
                <w:szCs w:val="20"/>
                <w:lang w:val="en-IN" w:eastAsia="en-IN" w:bidi="ar-SA"/>
              </w:rPr>
              <w:t>": 9001,</w:t>
            </w:r>
            <w:r w:rsidRPr="00576935">
              <w:rPr>
                <w:rFonts w:ascii="Arial" w:hAnsi="Arial" w:cs="Arial"/>
                <w:sz w:val="20"/>
                <w:szCs w:val="20"/>
                <w:lang w:val="en-IN" w:eastAsia="en-IN" w:bidi="ar-SA"/>
              </w:rPr>
              <w:br/>
              <w:t>"</w:t>
            </w:r>
            <w:proofErr w:type="spellStart"/>
            <w:r w:rsidRPr="00576935">
              <w:rPr>
                <w:rFonts w:ascii="Arial" w:hAnsi="Arial" w:cs="Arial"/>
                <w:sz w:val="20"/>
                <w:szCs w:val="20"/>
                <w:lang w:val="en-IN" w:eastAsia="en-IN" w:bidi="ar-SA"/>
              </w:rPr>
              <w:t>errorDescription</w:t>
            </w:r>
            <w:proofErr w:type="spellEnd"/>
            <w:r w:rsidRPr="00576935">
              <w:rPr>
                <w:rFonts w:ascii="Arial" w:hAnsi="Arial" w:cs="Arial"/>
                <w:sz w:val="20"/>
                <w:szCs w:val="20"/>
                <w:lang w:val="en-IN" w:eastAsia="en-IN" w:bidi="ar-SA"/>
              </w:rPr>
              <w:t>": "Unauthorized access"</w:t>
            </w:r>
            <w:r w:rsidRPr="00576935">
              <w:rPr>
                <w:rFonts w:ascii="Arial" w:hAnsi="Arial" w:cs="Arial"/>
                <w:sz w:val="20"/>
                <w:szCs w:val="20"/>
                <w:lang w:val="en-IN" w:eastAsia="en-IN" w:bidi="ar-SA"/>
              </w:rPr>
              <w:br/>
              <w:t>}</w:t>
            </w:r>
          </w:p>
        </w:tc>
      </w:tr>
      <w:tr w:rsidR="00576935" w:rsidRPr="00576935" w14:paraId="369D952A" w14:textId="77777777" w:rsidTr="0057693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A85076C" w14:textId="77777777" w:rsidR="00576935" w:rsidRPr="00576935" w:rsidRDefault="00576935" w:rsidP="00576935">
            <w:pPr>
              <w:ind w:firstLine="0"/>
              <w:jc w:val="right"/>
              <w:rPr>
                <w:rFonts w:ascii="Arial" w:hAnsi="Arial" w:cs="Arial"/>
                <w:sz w:val="20"/>
                <w:szCs w:val="20"/>
                <w:lang w:val="en-IN" w:eastAsia="en-IN" w:bidi="ar-SA"/>
              </w:rPr>
            </w:pPr>
            <w:r w:rsidRPr="00576935">
              <w:rPr>
                <w:rFonts w:ascii="Arial" w:hAnsi="Arial" w:cs="Arial"/>
                <w:sz w:val="20"/>
                <w:szCs w:val="20"/>
                <w:lang w:val="en-IN" w:eastAsia="en-IN" w:bidi="ar-SA"/>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C7A805F" w14:textId="77777777" w:rsidR="00576935" w:rsidRPr="00576935" w:rsidRDefault="00576935" w:rsidP="00576935">
            <w:pPr>
              <w:ind w:firstLine="0"/>
              <w:rPr>
                <w:rFonts w:ascii="Arial" w:hAnsi="Arial" w:cs="Arial"/>
                <w:sz w:val="20"/>
                <w:szCs w:val="20"/>
                <w:lang w:val="en-IN" w:eastAsia="en-IN" w:bidi="ar-SA"/>
              </w:rPr>
            </w:pPr>
            <w:r w:rsidRPr="00576935">
              <w:rPr>
                <w:rFonts w:ascii="Arial" w:hAnsi="Arial" w:cs="Arial"/>
                <w:sz w:val="20"/>
                <w:szCs w:val="20"/>
                <w:lang w:val="en-IN" w:eastAsia="en-IN" w:bidi="ar-SA"/>
              </w:rPr>
              <w:t xml:space="preserve">Login API with blank email and </w:t>
            </w:r>
            <w:r w:rsidRPr="00576935">
              <w:rPr>
                <w:rFonts w:ascii="Arial" w:hAnsi="Arial" w:cs="Arial"/>
                <w:sz w:val="20"/>
                <w:szCs w:val="20"/>
                <w:lang w:val="en-IN" w:eastAsia="en-IN" w:bidi="ar-SA"/>
              </w:rPr>
              <w:br/>
              <w:t>valid password</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29B7097" w14:textId="77777777" w:rsidR="00576935" w:rsidRPr="00576935" w:rsidRDefault="00576935" w:rsidP="00576935">
            <w:pPr>
              <w:ind w:firstLine="0"/>
              <w:rPr>
                <w:rFonts w:ascii="Arial" w:hAnsi="Arial" w:cs="Arial"/>
                <w:sz w:val="20"/>
                <w:szCs w:val="20"/>
                <w:lang w:val="en-IN" w:eastAsia="en-IN" w:bidi="ar-SA"/>
              </w:rPr>
            </w:pPr>
            <w:r w:rsidRPr="00576935">
              <w:rPr>
                <w:rFonts w:ascii="Arial" w:hAnsi="Arial" w:cs="Arial"/>
                <w:sz w:val="20"/>
                <w:szCs w:val="20"/>
                <w:lang w:val="en-IN" w:eastAsia="en-IN" w:bidi="ar-SA"/>
              </w:rPr>
              <w:t xml:space="preserve">Availability of login </w:t>
            </w:r>
            <w:proofErr w:type="gramStart"/>
            <w:r w:rsidRPr="00576935">
              <w:rPr>
                <w:rFonts w:ascii="Arial" w:hAnsi="Arial" w:cs="Arial"/>
                <w:sz w:val="20"/>
                <w:szCs w:val="20"/>
                <w:lang w:val="en-IN" w:eastAsia="en-IN" w:bidi="ar-SA"/>
              </w:rPr>
              <w:t>end point</w:t>
            </w:r>
            <w:proofErr w:type="gramEnd"/>
            <w:r w:rsidRPr="00576935">
              <w:rPr>
                <w:rFonts w:ascii="Arial" w:hAnsi="Arial" w:cs="Arial"/>
                <w:sz w:val="20"/>
                <w:szCs w:val="20"/>
                <w:lang w:val="en-IN" w:eastAsia="en-IN" w:bidi="ar-SA"/>
              </w:rPr>
              <w:t xml:space="preserve">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03B0D8C" w14:textId="553C36D4" w:rsidR="00576935" w:rsidRPr="00576935" w:rsidRDefault="00576935" w:rsidP="00576935">
            <w:pPr>
              <w:ind w:firstLine="0"/>
              <w:rPr>
                <w:rFonts w:ascii="Arial" w:hAnsi="Arial" w:cs="Arial"/>
                <w:sz w:val="20"/>
                <w:szCs w:val="20"/>
                <w:lang w:val="en-IN" w:eastAsia="en-IN" w:bidi="ar-SA"/>
              </w:rPr>
            </w:pPr>
            <w:r w:rsidRPr="00576935">
              <w:rPr>
                <w:rFonts w:ascii="Arial" w:hAnsi="Arial" w:cs="Arial"/>
                <w:sz w:val="20"/>
                <w:szCs w:val="20"/>
                <w:lang w:val="en-IN" w:eastAsia="en-IN" w:bidi="ar-SA"/>
              </w:rPr>
              <w:t>Leave the email attribute blank.</w:t>
            </w:r>
            <w:r w:rsidRPr="00576935">
              <w:rPr>
                <w:rFonts w:ascii="Arial" w:hAnsi="Arial" w:cs="Arial"/>
                <w:sz w:val="20"/>
                <w:szCs w:val="20"/>
                <w:lang w:val="en-IN" w:eastAsia="en-IN" w:bidi="ar-SA"/>
              </w:rPr>
              <w:br/>
              <w:t>Enter valid password</w:t>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t>Make a POST Request to the endpoint.</w:t>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lastRenderedPageBreak/>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t xml:space="preserve">Validate the Response Code and </w:t>
            </w:r>
            <w:r w:rsidRPr="00576935">
              <w:rPr>
                <w:rFonts w:ascii="Arial" w:hAnsi="Arial" w:cs="Arial"/>
                <w:sz w:val="20"/>
                <w:szCs w:val="20"/>
                <w:lang w:val="en-IN" w:eastAsia="en-IN" w:bidi="ar-SA"/>
              </w:rPr>
              <w:br/>
              <w:t xml:space="preserve">Response Body </w:t>
            </w:r>
            <w:r w:rsidR="00222399" w:rsidRPr="00576935">
              <w:rPr>
                <w:rFonts w:ascii="Arial" w:hAnsi="Arial" w:cs="Arial"/>
                <w:sz w:val="20"/>
                <w:szCs w:val="20"/>
                <w:lang w:val="en-IN" w:eastAsia="en-IN" w:bidi="ar-SA"/>
              </w:rPr>
              <w:t>received</w:t>
            </w:r>
            <w:r w:rsidRPr="00576935">
              <w:rPr>
                <w:rFonts w:ascii="Arial" w:hAnsi="Arial" w:cs="Arial"/>
                <w:sz w:val="20"/>
                <w:szCs w:val="20"/>
                <w:lang w:val="en-IN" w:eastAsia="en-IN" w:bidi="ar-SA"/>
              </w:rPr>
              <w: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48392A5" w14:textId="7A22BF3D" w:rsidR="00576935" w:rsidRPr="00576935" w:rsidRDefault="00576935" w:rsidP="00576935">
            <w:pPr>
              <w:ind w:firstLine="0"/>
              <w:rPr>
                <w:rFonts w:ascii="Arial" w:hAnsi="Arial" w:cs="Arial"/>
                <w:sz w:val="20"/>
                <w:szCs w:val="20"/>
                <w:lang w:val="en-IN" w:eastAsia="en-IN" w:bidi="ar-SA"/>
              </w:rPr>
            </w:pPr>
            <w:r w:rsidRPr="00576935">
              <w:rPr>
                <w:rFonts w:ascii="Arial" w:hAnsi="Arial" w:cs="Arial"/>
                <w:b/>
                <w:bCs/>
                <w:sz w:val="20"/>
                <w:szCs w:val="20"/>
                <w:lang w:val="en-IN" w:eastAsia="en-IN" w:bidi="ar-SA"/>
              </w:rPr>
              <w:lastRenderedPageBreak/>
              <w:t>Request Body</w:t>
            </w:r>
            <w:r w:rsidRPr="00576935">
              <w:rPr>
                <w:rFonts w:ascii="Arial" w:hAnsi="Arial" w:cs="Arial"/>
                <w:b/>
                <w:bCs/>
                <w:sz w:val="20"/>
                <w:szCs w:val="20"/>
                <w:lang w:val="en-IN" w:eastAsia="en-IN" w:bidi="ar-SA"/>
              </w:rPr>
              <w:br/>
            </w:r>
            <w:r w:rsidRPr="00576935">
              <w:rPr>
                <w:rFonts w:ascii="Arial" w:hAnsi="Arial" w:cs="Arial"/>
                <w:sz w:val="20"/>
                <w:szCs w:val="20"/>
                <w:lang w:val="en-IN" w:eastAsia="en-IN" w:bidi="ar-SA"/>
              </w:rPr>
              <w:t>{</w:t>
            </w:r>
            <w:r w:rsidRPr="00576935">
              <w:rPr>
                <w:rFonts w:ascii="Arial" w:hAnsi="Arial" w:cs="Arial"/>
                <w:sz w:val="20"/>
                <w:szCs w:val="20"/>
                <w:lang w:val="en-IN" w:eastAsia="en-IN" w:bidi="ar-SA"/>
              </w:rPr>
              <w:br/>
              <w:t>"password": "</w:t>
            </w:r>
            <w:proofErr w:type="spellStart"/>
            <w:r w:rsidRPr="00576935">
              <w:rPr>
                <w:rFonts w:ascii="Arial" w:hAnsi="Arial" w:cs="Arial"/>
                <w:sz w:val="20"/>
                <w:szCs w:val="20"/>
                <w:lang w:val="en-IN" w:eastAsia="en-IN" w:bidi="ar-SA"/>
              </w:rPr>
              <w:t>Somerandompassword</w:t>
            </w:r>
            <w:proofErr w:type="spellEnd"/>
            <w:r w:rsidRPr="00576935">
              <w:rPr>
                <w:rFonts w:ascii="Arial" w:hAnsi="Arial" w:cs="Arial"/>
                <w:sz w:val="20"/>
                <w:szCs w:val="20"/>
                <w:lang w:val="en-IN" w:eastAsia="en-IN" w:bidi="ar-SA"/>
              </w:rPr>
              <w:t>",</w:t>
            </w:r>
            <w:r w:rsidRPr="00576935">
              <w:rPr>
                <w:rFonts w:ascii="Arial" w:hAnsi="Arial" w:cs="Arial"/>
                <w:sz w:val="20"/>
                <w:szCs w:val="20"/>
                <w:lang w:val="en-IN" w:eastAsia="en-IN" w:bidi="ar-SA"/>
              </w:rPr>
              <w:br/>
              <w:t>"email": ""</w:t>
            </w:r>
            <w:r w:rsidRPr="00576935">
              <w:rPr>
                <w:rFonts w:ascii="Arial" w:hAnsi="Arial" w:cs="Arial"/>
                <w:sz w:val="20"/>
                <w:szCs w:val="20"/>
                <w:lang w:val="en-IN" w:eastAsia="en-IN" w:bidi="ar-SA"/>
              </w:rPr>
              <w:br/>
              <w:t>}</w:t>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t xml:space="preserve">Response should be sent </w:t>
            </w:r>
            <w:r w:rsidR="00222399" w:rsidRPr="00576935">
              <w:rPr>
                <w:rFonts w:ascii="Arial" w:hAnsi="Arial" w:cs="Arial"/>
                <w:sz w:val="20"/>
                <w:szCs w:val="20"/>
                <w:lang w:val="en-IN" w:eastAsia="en-IN" w:bidi="ar-SA"/>
              </w:rPr>
              <w:t>successfully</w:t>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b/>
                <w:bCs/>
                <w:sz w:val="20"/>
                <w:szCs w:val="20"/>
                <w:lang w:val="en-IN" w:eastAsia="en-IN" w:bidi="ar-SA"/>
              </w:rPr>
              <w:t xml:space="preserve">1. Response Code: </w:t>
            </w:r>
            <w:r w:rsidRPr="00576935">
              <w:rPr>
                <w:rFonts w:ascii="Arial" w:hAnsi="Arial" w:cs="Arial"/>
                <w:sz w:val="20"/>
                <w:szCs w:val="20"/>
                <w:lang w:val="en-IN" w:eastAsia="en-IN" w:bidi="ar-SA"/>
              </w:rPr>
              <w:t>400 (Bad Request)</w:t>
            </w:r>
            <w:r w:rsidRPr="00576935">
              <w:rPr>
                <w:rFonts w:ascii="Arial" w:hAnsi="Arial" w:cs="Arial"/>
                <w:sz w:val="20"/>
                <w:szCs w:val="20"/>
                <w:lang w:val="en-IN" w:eastAsia="en-IN" w:bidi="ar-SA"/>
              </w:rPr>
              <w:br/>
            </w:r>
            <w:r w:rsidRPr="00576935">
              <w:rPr>
                <w:rFonts w:ascii="Arial" w:hAnsi="Arial" w:cs="Arial"/>
                <w:b/>
                <w:bCs/>
                <w:sz w:val="20"/>
                <w:szCs w:val="20"/>
                <w:lang w:val="en-IN" w:eastAsia="en-IN" w:bidi="ar-SA"/>
              </w:rPr>
              <w:t>2. Response Body:</w:t>
            </w:r>
            <w:r w:rsidRPr="00576935">
              <w:rPr>
                <w:rFonts w:ascii="Arial" w:hAnsi="Arial" w:cs="Arial"/>
                <w:b/>
                <w:bCs/>
                <w:sz w:val="20"/>
                <w:szCs w:val="20"/>
                <w:lang w:val="en-IN" w:eastAsia="en-IN" w:bidi="ar-SA"/>
              </w:rPr>
              <w:br/>
            </w:r>
            <w:r w:rsidRPr="00576935">
              <w:rPr>
                <w:rFonts w:ascii="Arial" w:hAnsi="Arial" w:cs="Arial"/>
                <w:sz w:val="20"/>
                <w:szCs w:val="20"/>
                <w:lang w:val="en-IN" w:eastAsia="en-IN" w:bidi="ar-SA"/>
              </w:rPr>
              <w:t>{</w:t>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lastRenderedPageBreak/>
              <w:t>"</w:t>
            </w:r>
            <w:proofErr w:type="spellStart"/>
            <w:r w:rsidRPr="00576935">
              <w:rPr>
                <w:rFonts w:ascii="Arial" w:hAnsi="Arial" w:cs="Arial"/>
                <w:sz w:val="20"/>
                <w:szCs w:val="20"/>
                <w:lang w:val="en-IN" w:eastAsia="en-IN" w:bidi="ar-SA"/>
              </w:rPr>
              <w:t>errorCode</w:t>
            </w:r>
            <w:proofErr w:type="spellEnd"/>
            <w:r w:rsidRPr="00576935">
              <w:rPr>
                <w:rFonts w:ascii="Arial" w:hAnsi="Arial" w:cs="Arial"/>
                <w:sz w:val="20"/>
                <w:szCs w:val="20"/>
                <w:lang w:val="en-IN" w:eastAsia="en-IN" w:bidi="ar-SA"/>
              </w:rPr>
              <w:t>": 1001,</w:t>
            </w:r>
            <w:r w:rsidRPr="00576935">
              <w:rPr>
                <w:rFonts w:ascii="Arial" w:hAnsi="Arial" w:cs="Arial"/>
                <w:sz w:val="20"/>
                <w:szCs w:val="20"/>
                <w:lang w:val="en-IN" w:eastAsia="en-IN" w:bidi="ar-SA"/>
              </w:rPr>
              <w:br/>
              <w:t>"</w:t>
            </w:r>
            <w:proofErr w:type="spellStart"/>
            <w:r w:rsidRPr="00576935">
              <w:rPr>
                <w:rFonts w:ascii="Arial" w:hAnsi="Arial" w:cs="Arial"/>
                <w:sz w:val="20"/>
                <w:szCs w:val="20"/>
                <w:lang w:val="en-IN" w:eastAsia="en-IN" w:bidi="ar-SA"/>
              </w:rPr>
              <w:t>errorDescription</w:t>
            </w:r>
            <w:proofErr w:type="spellEnd"/>
            <w:r w:rsidRPr="00576935">
              <w:rPr>
                <w:rFonts w:ascii="Arial" w:hAnsi="Arial" w:cs="Arial"/>
                <w:sz w:val="20"/>
                <w:szCs w:val="20"/>
                <w:lang w:val="en-IN" w:eastAsia="en-IN" w:bidi="ar-SA"/>
              </w:rPr>
              <w:t xml:space="preserve">": "User name or password </w:t>
            </w:r>
            <w:r w:rsidRPr="00576935">
              <w:rPr>
                <w:rFonts w:ascii="Arial" w:hAnsi="Arial" w:cs="Arial"/>
                <w:sz w:val="20"/>
                <w:szCs w:val="20"/>
                <w:lang w:val="en-IN" w:eastAsia="en-IN" w:bidi="ar-SA"/>
              </w:rPr>
              <w:br/>
              <w:t>cannot be null or empty"</w:t>
            </w:r>
            <w:r w:rsidRPr="00576935">
              <w:rPr>
                <w:rFonts w:ascii="Arial" w:hAnsi="Arial" w:cs="Arial"/>
                <w:sz w:val="20"/>
                <w:szCs w:val="20"/>
                <w:lang w:val="en-IN" w:eastAsia="en-IN" w:bidi="ar-SA"/>
              </w:rPr>
              <w:br/>
              <w:t>}</w:t>
            </w:r>
          </w:p>
        </w:tc>
      </w:tr>
      <w:tr w:rsidR="00576935" w:rsidRPr="00576935" w14:paraId="1FFF9F04" w14:textId="77777777" w:rsidTr="0057693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56704233" w14:textId="77777777" w:rsidR="00576935" w:rsidRPr="00576935" w:rsidRDefault="00576935" w:rsidP="00576935">
            <w:pPr>
              <w:ind w:firstLine="0"/>
              <w:jc w:val="right"/>
              <w:rPr>
                <w:rFonts w:ascii="Arial" w:hAnsi="Arial" w:cs="Arial"/>
                <w:sz w:val="20"/>
                <w:szCs w:val="20"/>
                <w:lang w:val="en-IN" w:eastAsia="en-IN" w:bidi="ar-SA"/>
              </w:rPr>
            </w:pPr>
            <w:r w:rsidRPr="00576935">
              <w:rPr>
                <w:rFonts w:ascii="Arial" w:hAnsi="Arial" w:cs="Arial"/>
                <w:sz w:val="20"/>
                <w:szCs w:val="20"/>
                <w:lang w:val="en-IN" w:eastAsia="en-IN" w:bidi="ar-SA"/>
              </w:rPr>
              <w:t>4</w:t>
            </w:r>
          </w:p>
        </w:tc>
        <w:tc>
          <w:tcPr>
            <w:tcW w:w="0" w:type="auto"/>
            <w:tcBorders>
              <w:top w:val="single" w:sz="6" w:space="0" w:color="CCCCCC"/>
              <w:left w:val="single" w:sz="6" w:space="0" w:color="CCCCCC"/>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2BA8857B" w14:textId="77777777" w:rsidR="00576935" w:rsidRPr="00576935" w:rsidRDefault="00576935" w:rsidP="00576935">
            <w:pPr>
              <w:ind w:firstLine="0"/>
              <w:rPr>
                <w:rFonts w:ascii="Arial" w:hAnsi="Arial" w:cs="Arial"/>
                <w:sz w:val="20"/>
                <w:szCs w:val="20"/>
                <w:lang w:val="en-IN" w:eastAsia="en-IN" w:bidi="ar-SA"/>
              </w:rPr>
            </w:pPr>
            <w:r w:rsidRPr="00576935">
              <w:rPr>
                <w:rFonts w:ascii="Arial" w:hAnsi="Arial" w:cs="Arial"/>
                <w:sz w:val="20"/>
                <w:szCs w:val="20"/>
                <w:lang w:val="en-IN" w:eastAsia="en-IN" w:bidi="ar-SA"/>
              </w:rPr>
              <w:t xml:space="preserve">Login API with valid email and </w:t>
            </w:r>
            <w:r w:rsidRPr="00576935">
              <w:rPr>
                <w:rFonts w:ascii="Arial" w:hAnsi="Arial" w:cs="Arial"/>
                <w:sz w:val="20"/>
                <w:szCs w:val="20"/>
                <w:lang w:val="en-IN" w:eastAsia="en-IN" w:bidi="ar-SA"/>
              </w:rPr>
              <w:br/>
              <w:t>blank password</w:t>
            </w:r>
          </w:p>
        </w:tc>
        <w:tc>
          <w:tcPr>
            <w:tcW w:w="0" w:type="auto"/>
            <w:tcBorders>
              <w:top w:val="single" w:sz="6" w:space="0" w:color="CCCCCC"/>
              <w:left w:val="single" w:sz="6" w:space="0" w:color="CCCCCC"/>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7B15892F" w14:textId="77777777" w:rsidR="00576935" w:rsidRPr="00576935" w:rsidRDefault="00576935" w:rsidP="00576935">
            <w:pPr>
              <w:ind w:firstLine="0"/>
              <w:rPr>
                <w:rFonts w:ascii="Arial" w:hAnsi="Arial" w:cs="Arial"/>
                <w:sz w:val="20"/>
                <w:szCs w:val="20"/>
                <w:lang w:val="en-IN" w:eastAsia="en-IN" w:bidi="ar-SA"/>
              </w:rPr>
            </w:pPr>
            <w:r w:rsidRPr="00576935">
              <w:rPr>
                <w:rFonts w:ascii="Arial" w:hAnsi="Arial" w:cs="Arial"/>
                <w:sz w:val="20"/>
                <w:szCs w:val="20"/>
                <w:lang w:val="en-IN" w:eastAsia="en-IN" w:bidi="ar-SA"/>
              </w:rPr>
              <w:t xml:space="preserve">Availability of login </w:t>
            </w:r>
            <w:proofErr w:type="gramStart"/>
            <w:r w:rsidRPr="00576935">
              <w:rPr>
                <w:rFonts w:ascii="Arial" w:hAnsi="Arial" w:cs="Arial"/>
                <w:sz w:val="20"/>
                <w:szCs w:val="20"/>
                <w:lang w:val="en-IN" w:eastAsia="en-IN" w:bidi="ar-SA"/>
              </w:rPr>
              <w:t>end point</w:t>
            </w:r>
            <w:proofErr w:type="gramEnd"/>
            <w:r w:rsidRPr="00576935">
              <w:rPr>
                <w:rFonts w:ascii="Arial" w:hAnsi="Arial" w:cs="Arial"/>
                <w:sz w:val="20"/>
                <w:szCs w:val="20"/>
                <w:lang w:val="en-IN" w:eastAsia="en-IN" w:bidi="ar-SA"/>
              </w:rPr>
              <w:t xml:space="preserve"> </w:t>
            </w:r>
          </w:p>
        </w:tc>
        <w:tc>
          <w:tcPr>
            <w:tcW w:w="0" w:type="auto"/>
            <w:tcBorders>
              <w:top w:val="single" w:sz="6" w:space="0" w:color="CCCCCC"/>
              <w:left w:val="single" w:sz="6" w:space="0" w:color="CCCCCC"/>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043CD78C" w14:textId="13E2AE71" w:rsidR="00576935" w:rsidRPr="00576935" w:rsidRDefault="00576935" w:rsidP="00576935">
            <w:pPr>
              <w:ind w:firstLine="0"/>
              <w:rPr>
                <w:rFonts w:ascii="Arial" w:hAnsi="Arial" w:cs="Arial"/>
                <w:sz w:val="20"/>
                <w:szCs w:val="20"/>
                <w:lang w:val="en-IN" w:eastAsia="en-IN" w:bidi="ar-SA"/>
              </w:rPr>
            </w:pPr>
            <w:r w:rsidRPr="00576935">
              <w:rPr>
                <w:rFonts w:ascii="Arial" w:hAnsi="Arial" w:cs="Arial"/>
                <w:sz w:val="20"/>
                <w:szCs w:val="20"/>
                <w:lang w:val="en-IN" w:eastAsia="en-IN" w:bidi="ar-SA"/>
              </w:rPr>
              <w:t>Enter the valid email</w:t>
            </w:r>
            <w:r w:rsidRPr="00576935">
              <w:rPr>
                <w:rFonts w:ascii="Arial" w:hAnsi="Arial" w:cs="Arial"/>
                <w:sz w:val="20"/>
                <w:szCs w:val="20"/>
                <w:lang w:val="en-IN" w:eastAsia="en-IN" w:bidi="ar-SA"/>
              </w:rPr>
              <w:br/>
              <w:t>Leave the password attribute blank.</w:t>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t>Make a POST Request to the endpoint.</w:t>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t xml:space="preserve">Validate the Response Code and </w:t>
            </w:r>
            <w:r w:rsidRPr="00576935">
              <w:rPr>
                <w:rFonts w:ascii="Arial" w:hAnsi="Arial" w:cs="Arial"/>
                <w:sz w:val="20"/>
                <w:szCs w:val="20"/>
                <w:lang w:val="en-IN" w:eastAsia="en-IN" w:bidi="ar-SA"/>
              </w:rPr>
              <w:br/>
              <w:t xml:space="preserve">Response Body </w:t>
            </w:r>
            <w:r w:rsidR="00222399" w:rsidRPr="00576935">
              <w:rPr>
                <w:rFonts w:ascii="Arial" w:hAnsi="Arial" w:cs="Arial"/>
                <w:sz w:val="20"/>
                <w:szCs w:val="20"/>
                <w:lang w:val="en-IN" w:eastAsia="en-IN" w:bidi="ar-SA"/>
              </w:rPr>
              <w:t>received</w:t>
            </w:r>
            <w:r w:rsidRPr="00576935">
              <w:rPr>
                <w:rFonts w:ascii="Arial" w:hAnsi="Arial" w:cs="Arial"/>
                <w:sz w:val="20"/>
                <w:szCs w:val="20"/>
                <w:lang w:val="en-IN" w:eastAsia="en-IN" w:bidi="ar-SA"/>
              </w:rPr>
              <w:t>.</w:t>
            </w:r>
          </w:p>
        </w:tc>
        <w:tc>
          <w:tcPr>
            <w:tcW w:w="0" w:type="auto"/>
            <w:tcBorders>
              <w:top w:val="single" w:sz="6" w:space="0" w:color="CCCCCC"/>
              <w:left w:val="single" w:sz="6" w:space="0" w:color="CCCCCC"/>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2D25D8EC" w14:textId="56FCA460" w:rsidR="00576935" w:rsidRPr="00576935" w:rsidRDefault="00576935" w:rsidP="00576935">
            <w:pPr>
              <w:ind w:firstLine="0"/>
              <w:rPr>
                <w:rFonts w:ascii="Arial" w:hAnsi="Arial" w:cs="Arial"/>
                <w:sz w:val="20"/>
                <w:szCs w:val="20"/>
                <w:lang w:val="en-IN" w:eastAsia="en-IN" w:bidi="ar-SA"/>
              </w:rPr>
            </w:pPr>
            <w:r w:rsidRPr="00576935">
              <w:rPr>
                <w:rFonts w:ascii="Arial" w:hAnsi="Arial" w:cs="Arial"/>
                <w:b/>
                <w:bCs/>
                <w:sz w:val="20"/>
                <w:szCs w:val="20"/>
                <w:lang w:val="en-IN" w:eastAsia="en-IN" w:bidi="ar-SA"/>
              </w:rPr>
              <w:t>Request Body</w:t>
            </w:r>
            <w:r w:rsidRPr="00576935">
              <w:rPr>
                <w:rFonts w:ascii="Arial" w:hAnsi="Arial" w:cs="Arial"/>
                <w:b/>
                <w:bCs/>
                <w:sz w:val="20"/>
                <w:szCs w:val="20"/>
                <w:lang w:val="en-IN" w:eastAsia="en-IN" w:bidi="ar-SA"/>
              </w:rPr>
              <w:br/>
            </w:r>
            <w:r w:rsidRPr="00576935">
              <w:rPr>
                <w:rFonts w:ascii="Arial" w:hAnsi="Arial" w:cs="Arial"/>
                <w:sz w:val="20"/>
                <w:szCs w:val="20"/>
                <w:lang w:val="en-IN" w:eastAsia="en-IN" w:bidi="ar-SA"/>
              </w:rPr>
              <w:t>{</w:t>
            </w:r>
            <w:r w:rsidRPr="00576935">
              <w:rPr>
                <w:rFonts w:ascii="Arial" w:hAnsi="Arial" w:cs="Arial"/>
                <w:sz w:val="20"/>
                <w:szCs w:val="20"/>
                <w:lang w:val="en-IN" w:eastAsia="en-IN" w:bidi="ar-SA"/>
              </w:rPr>
              <w:br/>
              <w:t>"password": "",</w:t>
            </w:r>
            <w:r w:rsidRPr="00576935">
              <w:rPr>
                <w:rFonts w:ascii="Arial" w:hAnsi="Arial" w:cs="Arial"/>
                <w:sz w:val="20"/>
                <w:szCs w:val="20"/>
                <w:lang w:val="en-IN" w:eastAsia="en-IN" w:bidi="ar-SA"/>
              </w:rPr>
              <w:br/>
              <w:t>"email": "fadr_support_admin@eaton.com"</w:t>
            </w:r>
            <w:r w:rsidRPr="00576935">
              <w:rPr>
                <w:rFonts w:ascii="Arial" w:hAnsi="Arial" w:cs="Arial"/>
                <w:sz w:val="20"/>
                <w:szCs w:val="20"/>
                <w:lang w:val="en-IN" w:eastAsia="en-IN" w:bidi="ar-SA"/>
              </w:rPr>
              <w:br/>
              <w:t>}</w:t>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t xml:space="preserve">Response should be sent </w:t>
            </w:r>
            <w:r w:rsidR="00222399" w:rsidRPr="00576935">
              <w:rPr>
                <w:rFonts w:ascii="Arial" w:hAnsi="Arial" w:cs="Arial"/>
                <w:sz w:val="20"/>
                <w:szCs w:val="20"/>
                <w:lang w:val="en-IN" w:eastAsia="en-IN" w:bidi="ar-SA"/>
              </w:rPr>
              <w:t>successfully</w:t>
            </w:r>
            <w:r w:rsidRPr="00576935">
              <w:rPr>
                <w:rFonts w:ascii="Arial" w:hAnsi="Arial" w:cs="Arial"/>
                <w:sz w:val="20"/>
                <w:szCs w:val="20"/>
                <w:lang w:val="en-IN" w:eastAsia="en-IN" w:bidi="ar-SA"/>
              </w:rPr>
              <w:t>.</w:t>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b/>
                <w:bCs/>
                <w:sz w:val="20"/>
                <w:szCs w:val="20"/>
                <w:lang w:val="en-IN" w:eastAsia="en-IN" w:bidi="ar-SA"/>
              </w:rPr>
              <w:t>1. Response Code</w:t>
            </w:r>
            <w:r w:rsidRPr="00576935">
              <w:rPr>
                <w:rFonts w:ascii="Arial" w:hAnsi="Arial" w:cs="Arial"/>
                <w:sz w:val="20"/>
                <w:szCs w:val="20"/>
                <w:lang w:val="en-IN" w:eastAsia="en-IN" w:bidi="ar-SA"/>
              </w:rPr>
              <w:t>: 400 (Bad Request)</w:t>
            </w:r>
            <w:r w:rsidRPr="00576935">
              <w:rPr>
                <w:rFonts w:ascii="Arial" w:hAnsi="Arial" w:cs="Arial"/>
                <w:sz w:val="20"/>
                <w:szCs w:val="20"/>
                <w:lang w:val="en-IN" w:eastAsia="en-IN" w:bidi="ar-SA"/>
              </w:rPr>
              <w:br/>
            </w:r>
            <w:r w:rsidRPr="00576935">
              <w:rPr>
                <w:rFonts w:ascii="Arial" w:hAnsi="Arial" w:cs="Arial"/>
                <w:b/>
                <w:bCs/>
                <w:sz w:val="20"/>
                <w:szCs w:val="20"/>
                <w:lang w:val="en-IN" w:eastAsia="en-IN" w:bidi="ar-SA"/>
              </w:rPr>
              <w:t>2. Response Body:</w:t>
            </w:r>
            <w:r w:rsidRPr="00576935">
              <w:rPr>
                <w:rFonts w:ascii="Arial" w:hAnsi="Arial" w:cs="Arial"/>
                <w:sz w:val="20"/>
                <w:szCs w:val="20"/>
                <w:lang w:val="en-IN" w:eastAsia="en-IN" w:bidi="ar-SA"/>
              </w:rPr>
              <w:br/>
              <w:t>{</w:t>
            </w:r>
            <w:r w:rsidRPr="00576935">
              <w:rPr>
                <w:rFonts w:ascii="Arial" w:hAnsi="Arial" w:cs="Arial"/>
                <w:sz w:val="20"/>
                <w:szCs w:val="20"/>
                <w:lang w:val="en-IN" w:eastAsia="en-IN" w:bidi="ar-SA"/>
              </w:rPr>
              <w:br/>
              <w:t>"</w:t>
            </w:r>
            <w:proofErr w:type="spellStart"/>
            <w:r w:rsidRPr="00576935">
              <w:rPr>
                <w:rFonts w:ascii="Arial" w:hAnsi="Arial" w:cs="Arial"/>
                <w:sz w:val="20"/>
                <w:szCs w:val="20"/>
                <w:lang w:val="en-IN" w:eastAsia="en-IN" w:bidi="ar-SA"/>
              </w:rPr>
              <w:t>errorCode</w:t>
            </w:r>
            <w:proofErr w:type="spellEnd"/>
            <w:r w:rsidRPr="00576935">
              <w:rPr>
                <w:rFonts w:ascii="Arial" w:hAnsi="Arial" w:cs="Arial"/>
                <w:sz w:val="20"/>
                <w:szCs w:val="20"/>
                <w:lang w:val="en-IN" w:eastAsia="en-IN" w:bidi="ar-SA"/>
              </w:rPr>
              <w:t>": 1001,</w:t>
            </w:r>
            <w:r w:rsidRPr="00576935">
              <w:rPr>
                <w:rFonts w:ascii="Arial" w:hAnsi="Arial" w:cs="Arial"/>
                <w:sz w:val="20"/>
                <w:szCs w:val="20"/>
                <w:lang w:val="en-IN" w:eastAsia="en-IN" w:bidi="ar-SA"/>
              </w:rPr>
              <w:br/>
              <w:t>"</w:t>
            </w:r>
            <w:proofErr w:type="spellStart"/>
            <w:r w:rsidRPr="00576935">
              <w:rPr>
                <w:rFonts w:ascii="Arial" w:hAnsi="Arial" w:cs="Arial"/>
                <w:sz w:val="20"/>
                <w:szCs w:val="20"/>
                <w:lang w:val="en-IN" w:eastAsia="en-IN" w:bidi="ar-SA"/>
              </w:rPr>
              <w:t>errorDescription</w:t>
            </w:r>
            <w:proofErr w:type="spellEnd"/>
            <w:r w:rsidRPr="00576935">
              <w:rPr>
                <w:rFonts w:ascii="Arial" w:hAnsi="Arial" w:cs="Arial"/>
                <w:sz w:val="20"/>
                <w:szCs w:val="20"/>
                <w:lang w:val="en-IN" w:eastAsia="en-IN" w:bidi="ar-SA"/>
              </w:rPr>
              <w:t xml:space="preserve">": "User name or password </w:t>
            </w:r>
            <w:r w:rsidRPr="00576935">
              <w:rPr>
                <w:rFonts w:ascii="Arial" w:hAnsi="Arial" w:cs="Arial"/>
                <w:sz w:val="20"/>
                <w:szCs w:val="20"/>
                <w:lang w:val="en-IN" w:eastAsia="en-IN" w:bidi="ar-SA"/>
              </w:rPr>
              <w:br/>
              <w:t>cannot be null or empty"</w:t>
            </w:r>
            <w:r w:rsidRPr="00576935">
              <w:rPr>
                <w:rFonts w:ascii="Arial" w:hAnsi="Arial" w:cs="Arial"/>
                <w:sz w:val="20"/>
                <w:szCs w:val="20"/>
                <w:lang w:val="en-IN" w:eastAsia="en-IN" w:bidi="ar-SA"/>
              </w:rPr>
              <w:br/>
              <w:t>}</w:t>
            </w:r>
          </w:p>
        </w:tc>
      </w:tr>
      <w:tr w:rsidR="00576935" w:rsidRPr="00576935" w14:paraId="24ED7B36" w14:textId="77777777" w:rsidTr="0057693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C8428A8" w14:textId="77777777" w:rsidR="00576935" w:rsidRPr="00576935" w:rsidRDefault="00576935" w:rsidP="00576935">
            <w:pPr>
              <w:ind w:firstLine="0"/>
              <w:jc w:val="right"/>
              <w:rPr>
                <w:rFonts w:ascii="Arial" w:hAnsi="Arial" w:cs="Arial"/>
                <w:sz w:val="20"/>
                <w:szCs w:val="20"/>
                <w:lang w:val="en-IN" w:eastAsia="en-IN" w:bidi="ar-SA"/>
              </w:rPr>
            </w:pPr>
            <w:r w:rsidRPr="00576935">
              <w:rPr>
                <w:rFonts w:ascii="Arial" w:hAnsi="Arial" w:cs="Arial"/>
                <w:sz w:val="20"/>
                <w:szCs w:val="20"/>
                <w:lang w:val="en-IN" w:eastAsia="en-IN" w:bidi="ar-SA"/>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5188474" w14:textId="77777777" w:rsidR="00576935" w:rsidRPr="00576935" w:rsidRDefault="00576935" w:rsidP="00576935">
            <w:pPr>
              <w:ind w:firstLine="0"/>
              <w:rPr>
                <w:rFonts w:ascii="Arial" w:hAnsi="Arial" w:cs="Arial"/>
                <w:sz w:val="20"/>
                <w:szCs w:val="20"/>
                <w:lang w:val="en-IN" w:eastAsia="en-IN" w:bidi="ar-SA"/>
              </w:rPr>
            </w:pPr>
            <w:r w:rsidRPr="00576935">
              <w:rPr>
                <w:rFonts w:ascii="Arial" w:hAnsi="Arial" w:cs="Arial"/>
                <w:sz w:val="20"/>
                <w:szCs w:val="20"/>
                <w:lang w:val="en-IN" w:eastAsia="en-IN" w:bidi="ar-SA"/>
              </w:rPr>
              <w:t xml:space="preserve">Login API with blank email and </w:t>
            </w:r>
            <w:r w:rsidRPr="00576935">
              <w:rPr>
                <w:rFonts w:ascii="Arial" w:hAnsi="Arial" w:cs="Arial"/>
                <w:sz w:val="20"/>
                <w:szCs w:val="20"/>
                <w:lang w:val="en-IN" w:eastAsia="en-IN" w:bidi="ar-SA"/>
              </w:rPr>
              <w:br/>
              <w:t>blank password</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89E44A8" w14:textId="77777777" w:rsidR="00576935" w:rsidRPr="00576935" w:rsidRDefault="00576935" w:rsidP="00576935">
            <w:pPr>
              <w:ind w:firstLine="0"/>
              <w:rPr>
                <w:rFonts w:ascii="Arial" w:hAnsi="Arial" w:cs="Arial"/>
                <w:sz w:val="20"/>
                <w:szCs w:val="20"/>
                <w:lang w:val="en-IN" w:eastAsia="en-IN" w:bidi="ar-SA"/>
              </w:rPr>
            </w:pPr>
            <w:r w:rsidRPr="00576935">
              <w:rPr>
                <w:rFonts w:ascii="Arial" w:hAnsi="Arial" w:cs="Arial"/>
                <w:sz w:val="20"/>
                <w:szCs w:val="20"/>
                <w:lang w:val="en-IN" w:eastAsia="en-IN" w:bidi="ar-SA"/>
              </w:rPr>
              <w:t xml:space="preserve">Availability of login </w:t>
            </w:r>
            <w:proofErr w:type="gramStart"/>
            <w:r w:rsidRPr="00576935">
              <w:rPr>
                <w:rFonts w:ascii="Arial" w:hAnsi="Arial" w:cs="Arial"/>
                <w:sz w:val="20"/>
                <w:szCs w:val="20"/>
                <w:lang w:val="en-IN" w:eastAsia="en-IN" w:bidi="ar-SA"/>
              </w:rPr>
              <w:t>end point</w:t>
            </w:r>
            <w:proofErr w:type="gramEnd"/>
            <w:r w:rsidRPr="00576935">
              <w:rPr>
                <w:rFonts w:ascii="Arial" w:hAnsi="Arial" w:cs="Arial"/>
                <w:sz w:val="20"/>
                <w:szCs w:val="20"/>
                <w:lang w:val="en-IN" w:eastAsia="en-IN" w:bidi="ar-SA"/>
              </w:rPr>
              <w:t xml:space="preserve">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ABCDE29" w14:textId="5AF1B2A2" w:rsidR="00576935" w:rsidRPr="00576935" w:rsidRDefault="00576935" w:rsidP="00576935">
            <w:pPr>
              <w:ind w:firstLine="0"/>
              <w:rPr>
                <w:rFonts w:ascii="Arial" w:hAnsi="Arial" w:cs="Arial"/>
                <w:sz w:val="20"/>
                <w:szCs w:val="20"/>
                <w:lang w:val="en-IN" w:eastAsia="en-IN" w:bidi="ar-SA"/>
              </w:rPr>
            </w:pPr>
            <w:r w:rsidRPr="00576935">
              <w:rPr>
                <w:rFonts w:ascii="Arial" w:hAnsi="Arial" w:cs="Arial"/>
                <w:sz w:val="20"/>
                <w:szCs w:val="20"/>
                <w:lang w:val="en-IN" w:eastAsia="en-IN" w:bidi="ar-SA"/>
              </w:rPr>
              <w:t>Leave the email attribute blank.</w:t>
            </w:r>
            <w:r w:rsidRPr="00576935">
              <w:rPr>
                <w:rFonts w:ascii="Arial" w:hAnsi="Arial" w:cs="Arial"/>
                <w:sz w:val="20"/>
                <w:szCs w:val="20"/>
                <w:lang w:val="en-IN" w:eastAsia="en-IN" w:bidi="ar-SA"/>
              </w:rPr>
              <w:br/>
              <w:t>Leave the password attribute blank.</w:t>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t>Make a POST Request to the endpoint.</w:t>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t xml:space="preserve">Validate the Response Code and </w:t>
            </w:r>
            <w:r w:rsidRPr="00576935">
              <w:rPr>
                <w:rFonts w:ascii="Arial" w:hAnsi="Arial" w:cs="Arial"/>
                <w:sz w:val="20"/>
                <w:szCs w:val="20"/>
                <w:lang w:val="en-IN" w:eastAsia="en-IN" w:bidi="ar-SA"/>
              </w:rPr>
              <w:br/>
              <w:t xml:space="preserve">Response Body </w:t>
            </w:r>
            <w:r w:rsidR="00222399" w:rsidRPr="00576935">
              <w:rPr>
                <w:rFonts w:ascii="Arial" w:hAnsi="Arial" w:cs="Arial"/>
                <w:sz w:val="20"/>
                <w:szCs w:val="20"/>
                <w:lang w:val="en-IN" w:eastAsia="en-IN" w:bidi="ar-SA"/>
              </w:rPr>
              <w:t>received</w:t>
            </w:r>
            <w:r w:rsidRPr="00576935">
              <w:rPr>
                <w:rFonts w:ascii="Arial" w:hAnsi="Arial" w:cs="Arial"/>
                <w:sz w:val="20"/>
                <w:szCs w:val="20"/>
                <w:lang w:val="en-IN" w:eastAsia="en-IN" w:bidi="ar-SA"/>
              </w:rPr>
              <w: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AA3B1EB" w14:textId="64F1AAC1" w:rsidR="00576935" w:rsidRPr="00576935" w:rsidRDefault="00576935" w:rsidP="00576935">
            <w:pPr>
              <w:ind w:firstLine="0"/>
              <w:rPr>
                <w:rFonts w:ascii="Arial" w:hAnsi="Arial" w:cs="Arial"/>
                <w:sz w:val="20"/>
                <w:szCs w:val="20"/>
                <w:lang w:val="en-IN" w:eastAsia="en-IN" w:bidi="ar-SA"/>
              </w:rPr>
            </w:pPr>
            <w:r w:rsidRPr="00576935">
              <w:rPr>
                <w:rFonts w:ascii="Arial" w:hAnsi="Arial" w:cs="Arial"/>
                <w:b/>
                <w:bCs/>
                <w:sz w:val="20"/>
                <w:szCs w:val="20"/>
                <w:lang w:val="en-IN" w:eastAsia="en-IN" w:bidi="ar-SA"/>
              </w:rPr>
              <w:t>Request Body</w:t>
            </w:r>
            <w:r w:rsidRPr="00576935">
              <w:rPr>
                <w:rFonts w:ascii="Arial" w:hAnsi="Arial" w:cs="Arial"/>
                <w:b/>
                <w:bCs/>
                <w:sz w:val="20"/>
                <w:szCs w:val="20"/>
                <w:lang w:val="en-IN" w:eastAsia="en-IN" w:bidi="ar-SA"/>
              </w:rPr>
              <w:br/>
            </w:r>
            <w:r w:rsidRPr="00576935">
              <w:rPr>
                <w:rFonts w:ascii="Arial" w:hAnsi="Arial" w:cs="Arial"/>
                <w:sz w:val="20"/>
                <w:szCs w:val="20"/>
                <w:lang w:val="en-IN" w:eastAsia="en-IN" w:bidi="ar-SA"/>
              </w:rPr>
              <w:t>{</w:t>
            </w:r>
            <w:r w:rsidRPr="00576935">
              <w:rPr>
                <w:rFonts w:ascii="Arial" w:hAnsi="Arial" w:cs="Arial"/>
                <w:sz w:val="20"/>
                <w:szCs w:val="20"/>
                <w:lang w:val="en-IN" w:eastAsia="en-IN" w:bidi="ar-SA"/>
              </w:rPr>
              <w:br/>
              <w:t>"password": "",</w:t>
            </w:r>
            <w:r w:rsidRPr="00576935">
              <w:rPr>
                <w:rFonts w:ascii="Arial" w:hAnsi="Arial" w:cs="Arial"/>
                <w:sz w:val="20"/>
                <w:szCs w:val="20"/>
                <w:lang w:val="en-IN" w:eastAsia="en-IN" w:bidi="ar-SA"/>
              </w:rPr>
              <w:br/>
              <w:t>"email": ""</w:t>
            </w:r>
            <w:r w:rsidRPr="00576935">
              <w:rPr>
                <w:rFonts w:ascii="Arial" w:hAnsi="Arial" w:cs="Arial"/>
                <w:sz w:val="20"/>
                <w:szCs w:val="20"/>
                <w:lang w:val="en-IN" w:eastAsia="en-IN" w:bidi="ar-SA"/>
              </w:rPr>
              <w:br/>
              <w:t>}</w:t>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t xml:space="preserve">Response should be sent </w:t>
            </w:r>
            <w:r w:rsidR="00222399" w:rsidRPr="00576935">
              <w:rPr>
                <w:rFonts w:ascii="Arial" w:hAnsi="Arial" w:cs="Arial"/>
                <w:sz w:val="20"/>
                <w:szCs w:val="20"/>
                <w:lang w:val="en-IN" w:eastAsia="en-IN" w:bidi="ar-SA"/>
              </w:rPr>
              <w:t>successfully</w:t>
            </w:r>
            <w:r w:rsidRPr="00576935">
              <w:rPr>
                <w:rFonts w:ascii="Arial" w:hAnsi="Arial" w:cs="Arial"/>
                <w:sz w:val="20"/>
                <w:szCs w:val="20"/>
                <w:lang w:val="en-IN" w:eastAsia="en-IN" w:bidi="ar-SA"/>
              </w:rPr>
              <w:t>.</w:t>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b/>
                <w:bCs/>
                <w:sz w:val="20"/>
                <w:szCs w:val="20"/>
                <w:lang w:val="en-IN" w:eastAsia="en-IN" w:bidi="ar-SA"/>
              </w:rPr>
              <w:t xml:space="preserve">1. Response Code: </w:t>
            </w:r>
            <w:r w:rsidRPr="00576935">
              <w:rPr>
                <w:rFonts w:ascii="Arial" w:hAnsi="Arial" w:cs="Arial"/>
                <w:sz w:val="20"/>
                <w:szCs w:val="20"/>
                <w:lang w:val="en-IN" w:eastAsia="en-IN" w:bidi="ar-SA"/>
              </w:rPr>
              <w:t>400 (Bad Request)</w:t>
            </w:r>
            <w:r w:rsidRPr="00576935">
              <w:rPr>
                <w:rFonts w:ascii="Arial" w:hAnsi="Arial" w:cs="Arial"/>
                <w:sz w:val="20"/>
                <w:szCs w:val="20"/>
                <w:lang w:val="en-IN" w:eastAsia="en-IN" w:bidi="ar-SA"/>
              </w:rPr>
              <w:br/>
            </w:r>
            <w:r w:rsidRPr="00576935">
              <w:rPr>
                <w:rFonts w:ascii="Arial" w:hAnsi="Arial" w:cs="Arial"/>
                <w:b/>
                <w:bCs/>
                <w:sz w:val="20"/>
                <w:szCs w:val="20"/>
                <w:lang w:val="en-IN" w:eastAsia="en-IN" w:bidi="ar-SA"/>
              </w:rPr>
              <w:t>2. Response Body:</w:t>
            </w:r>
            <w:r w:rsidRPr="00576935">
              <w:rPr>
                <w:rFonts w:ascii="Arial" w:hAnsi="Arial" w:cs="Arial"/>
                <w:b/>
                <w:bCs/>
                <w:sz w:val="20"/>
                <w:szCs w:val="20"/>
                <w:lang w:val="en-IN" w:eastAsia="en-IN" w:bidi="ar-SA"/>
              </w:rPr>
              <w:br/>
            </w:r>
            <w:r w:rsidRPr="00576935">
              <w:rPr>
                <w:rFonts w:ascii="Arial" w:hAnsi="Arial" w:cs="Arial"/>
                <w:sz w:val="20"/>
                <w:szCs w:val="20"/>
                <w:lang w:val="en-IN" w:eastAsia="en-IN" w:bidi="ar-SA"/>
              </w:rPr>
              <w:t>{</w:t>
            </w:r>
            <w:r w:rsidRPr="00576935">
              <w:rPr>
                <w:rFonts w:ascii="Arial" w:hAnsi="Arial" w:cs="Arial"/>
                <w:sz w:val="20"/>
                <w:szCs w:val="20"/>
                <w:lang w:val="en-IN" w:eastAsia="en-IN" w:bidi="ar-SA"/>
              </w:rPr>
              <w:br/>
              <w:t>"</w:t>
            </w:r>
            <w:proofErr w:type="spellStart"/>
            <w:r w:rsidRPr="00576935">
              <w:rPr>
                <w:rFonts w:ascii="Arial" w:hAnsi="Arial" w:cs="Arial"/>
                <w:sz w:val="20"/>
                <w:szCs w:val="20"/>
                <w:lang w:val="en-IN" w:eastAsia="en-IN" w:bidi="ar-SA"/>
              </w:rPr>
              <w:t>errorCode</w:t>
            </w:r>
            <w:proofErr w:type="spellEnd"/>
            <w:r w:rsidRPr="00576935">
              <w:rPr>
                <w:rFonts w:ascii="Arial" w:hAnsi="Arial" w:cs="Arial"/>
                <w:sz w:val="20"/>
                <w:szCs w:val="20"/>
                <w:lang w:val="en-IN" w:eastAsia="en-IN" w:bidi="ar-SA"/>
              </w:rPr>
              <w:t>": 1001,</w:t>
            </w:r>
            <w:r w:rsidRPr="00576935">
              <w:rPr>
                <w:rFonts w:ascii="Arial" w:hAnsi="Arial" w:cs="Arial"/>
                <w:sz w:val="20"/>
                <w:szCs w:val="20"/>
                <w:lang w:val="en-IN" w:eastAsia="en-IN" w:bidi="ar-SA"/>
              </w:rPr>
              <w:br/>
              <w:t>"</w:t>
            </w:r>
            <w:proofErr w:type="spellStart"/>
            <w:r w:rsidRPr="00576935">
              <w:rPr>
                <w:rFonts w:ascii="Arial" w:hAnsi="Arial" w:cs="Arial"/>
                <w:sz w:val="20"/>
                <w:szCs w:val="20"/>
                <w:lang w:val="en-IN" w:eastAsia="en-IN" w:bidi="ar-SA"/>
              </w:rPr>
              <w:t>errorDescription</w:t>
            </w:r>
            <w:proofErr w:type="spellEnd"/>
            <w:r w:rsidRPr="00576935">
              <w:rPr>
                <w:rFonts w:ascii="Arial" w:hAnsi="Arial" w:cs="Arial"/>
                <w:sz w:val="20"/>
                <w:szCs w:val="20"/>
                <w:lang w:val="en-IN" w:eastAsia="en-IN" w:bidi="ar-SA"/>
              </w:rPr>
              <w:t xml:space="preserve">": "User name or password </w:t>
            </w:r>
            <w:r w:rsidRPr="00576935">
              <w:rPr>
                <w:rFonts w:ascii="Arial" w:hAnsi="Arial" w:cs="Arial"/>
                <w:sz w:val="20"/>
                <w:szCs w:val="20"/>
                <w:lang w:val="en-IN" w:eastAsia="en-IN" w:bidi="ar-SA"/>
              </w:rPr>
              <w:br/>
              <w:t>cannot be null or empty"</w:t>
            </w:r>
            <w:r w:rsidRPr="00576935">
              <w:rPr>
                <w:rFonts w:ascii="Arial" w:hAnsi="Arial" w:cs="Arial"/>
                <w:sz w:val="20"/>
                <w:szCs w:val="20"/>
                <w:lang w:val="en-IN" w:eastAsia="en-IN" w:bidi="ar-SA"/>
              </w:rPr>
              <w:br/>
              <w:t>}</w:t>
            </w:r>
          </w:p>
        </w:tc>
      </w:tr>
      <w:tr w:rsidR="00576935" w:rsidRPr="00576935" w14:paraId="2DF9974C" w14:textId="77777777" w:rsidTr="0057693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459C7D3D" w14:textId="77777777" w:rsidR="00576935" w:rsidRPr="00576935" w:rsidRDefault="00576935" w:rsidP="00576935">
            <w:pPr>
              <w:ind w:firstLine="0"/>
              <w:jc w:val="right"/>
              <w:rPr>
                <w:rFonts w:ascii="Arial" w:hAnsi="Arial" w:cs="Arial"/>
                <w:sz w:val="20"/>
                <w:szCs w:val="20"/>
                <w:lang w:val="en-IN" w:eastAsia="en-IN" w:bidi="ar-SA"/>
              </w:rPr>
            </w:pPr>
            <w:r w:rsidRPr="00576935">
              <w:rPr>
                <w:rFonts w:ascii="Arial" w:hAnsi="Arial" w:cs="Arial"/>
                <w:sz w:val="20"/>
                <w:szCs w:val="20"/>
                <w:lang w:val="en-IN" w:eastAsia="en-IN" w:bidi="ar-SA"/>
              </w:rPr>
              <w:t>6</w:t>
            </w:r>
          </w:p>
        </w:tc>
        <w:tc>
          <w:tcPr>
            <w:tcW w:w="0" w:type="auto"/>
            <w:tcBorders>
              <w:top w:val="single" w:sz="6" w:space="0" w:color="CCCCCC"/>
              <w:left w:val="single" w:sz="6" w:space="0" w:color="CCCCCC"/>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1F7D76F6" w14:textId="77777777" w:rsidR="00576935" w:rsidRPr="00576935" w:rsidRDefault="00576935" w:rsidP="00576935">
            <w:pPr>
              <w:ind w:firstLine="0"/>
              <w:rPr>
                <w:rFonts w:ascii="Arial" w:hAnsi="Arial" w:cs="Arial"/>
                <w:sz w:val="20"/>
                <w:szCs w:val="20"/>
                <w:lang w:val="en-IN" w:eastAsia="en-IN" w:bidi="ar-SA"/>
              </w:rPr>
            </w:pPr>
            <w:r w:rsidRPr="00576935">
              <w:rPr>
                <w:rFonts w:ascii="Arial" w:hAnsi="Arial" w:cs="Arial"/>
                <w:sz w:val="20"/>
                <w:szCs w:val="20"/>
                <w:lang w:val="en-IN" w:eastAsia="en-IN" w:bidi="ar-SA"/>
              </w:rPr>
              <w:t xml:space="preserve">Login API with unregistered </w:t>
            </w:r>
            <w:r w:rsidRPr="00576935">
              <w:rPr>
                <w:rFonts w:ascii="Arial" w:hAnsi="Arial" w:cs="Arial"/>
                <w:sz w:val="20"/>
                <w:szCs w:val="20"/>
                <w:lang w:val="en-IN" w:eastAsia="en-IN" w:bidi="ar-SA"/>
              </w:rPr>
              <w:br/>
              <w:t>email and valid password</w:t>
            </w:r>
          </w:p>
        </w:tc>
        <w:tc>
          <w:tcPr>
            <w:tcW w:w="0" w:type="auto"/>
            <w:tcBorders>
              <w:top w:val="single" w:sz="6" w:space="0" w:color="CCCCCC"/>
              <w:left w:val="single" w:sz="6" w:space="0" w:color="CCCCCC"/>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2B498121" w14:textId="77777777" w:rsidR="00576935" w:rsidRPr="00576935" w:rsidRDefault="00576935" w:rsidP="00576935">
            <w:pPr>
              <w:ind w:firstLine="0"/>
              <w:rPr>
                <w:rFonts w:ascii="Arial" w:hAnsi="Arial" w:cs="Arial"/>
                <w:sz w:val="20"/>
                <w:szCs w:val="20"/>
                <w:lang w:val="en-IN" w:eastAsia="en-IN" w:bidi="ar-SA"/>
              </w:rPr>
            </w:pPr>
            <w:r w:rsidRPr="00576935">
              <w:rPr>
                <w:rFonts w:ascii="Arial" w:hAnsi="Arial" w:cs="Arial"/>
                <w:sz w:val="20"/>
                <w:szCs w:val="20"/>
                <w:lang w:val="en-IN" w:eastAsia="en-IN" w:bidi="ar-SA"/>
              </w:rPr>
              <w:t xml:space="preserve">Availability of login </w:t>
            </w:r>
            <w:proofErr w:type="gramStart"/>
            <w:r w:rsidRPr="00576935">
              <w:rPr>
                <w:rFonts w:ascii="Arial" w:hAnsi="Arial" w:cs="Arial"/>
                <w:sz w:val="20"/>
                <w:szCs w:val="20"/>
                <w:lang w:val="en-IN" w:eastAsia="en-IN" w:bidi="ar-SA"/>
              </w:rPr>
              <w:t>end point</w:t>
            </w:r>
            <w:proofErr w:type="gramEnd"/>
            <w:r w:rsidRPr="00576935">
              <w:rPr>
                <w:rFonts w:ascii="Arial" w:hAnsi="Arial" w:cs="Arial"/>
                <w:sz w:val="20"/>
                <w:szCs w:val="20"/>
                <w:lang w:val="en-IN" w:eastAsia="en-IN" w:bidi="ar-SA"/>
              </w:rPr>
              <w:t xml:space="preserve"> </w:t>
            </w:r>
          </w:p>
        </w:tc>
        <w:tc>
          <w:tcPr>
            <w:tcW w:w="0" w:type="auto"/>
            <w:tcBorders>
              <w:top w:val="single" w:sz="6" w:space="0" w:color="CCCCCC"/>
              <w:left w:val="single" w:sz="6" w:space="0" w:color="CCCCCC"/>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3DEB8696" w14:textId="0F6D0554" w:rsidR="00576935" w:rsidRPr="00576935" w:rsidRDefault="00576935" w:rsidP="00576935">
            <w:pPr>
              <w:ind w:firstLine="0"/>
              <w:rPr>
                <w:rFonts w:ascii="Arial" w:hAnsi="Arial" w:cs="Arial"/>
                <w:sz w:val="20"/>
                <w:szCs w:val="20"/>
                <w:lang w:val="en-IN" w:eastAsia="en-IN" w:bidi="ar-SA"/>
              </w:rPr>
            </w:pPr>
            <w:r w:rsidRPr="00576935">
              <w:rPr>
                <w:rFonts w:ascii="Arial" w:hAnsi="Arial" w:cs="Arial"/>
                <w:sz w:val="20"/>
                <w:szCs w:val="20"/>
                <w:lang w:val="en-IN" w:eastAsia="en-IN" w:bidi="ar-SA"/>
              </w:rPr>
              <w:t xml:space="preserve">Enter </w:t>
            </w:r>
            <w:proofErr w:type="gramStart"/>
            <w:r w:rsidRPr="00576935">
              <w:rPr>
                <w:rFonts w:ascii="Arial" w:hAnsi="Arial" w:cs="Arial"/>
                <w:sz w:val="20"/>
                <w:szCs w:val="20"/>
                <w:lang w:val="en-IN" w:eastAsia="en-IN" w:bidi="ar-SA"/>
              </w:rPr>
              <w:t>a</w:t>
            </w:r>
            <w:proofErr w:type="gramEnd"/>
            <w:r w:rsidRPr="00576935">
              <w:rPr>
                <w:rFonts w:ascii="Arial" w:hAnsi="Arial" w:cs="Arial"/>
                <w:sz w:val="20"/>
                <w:szCs w:val="20"/>
                <w:lang w:val="en-IN" w:eastAsia="en-IN" w:bidi="ar-SA"/>
              </w:rPr>
              <w:t xml:space="preserve"> unregistered email</w:t>
            </w:r>
            <w:r w:rsidRPr="00576935">
              <w:rPr>
                <w:rFonts w:ascii="Arial" w:hAnsi="Arial" w:cs="Arial"/>
                <w:sz w:val="20"/>
                <w:szCs w:val="20"/>
                <w:lang w:val="en-IN" w:eastAsia="en-IN" w:bidi="ar-SA"/>
              </w:rPr>
              <w:br/>
              <w:t>Enter a valid password</w:t>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lastRenderedPageBreak/>
              <w:t>Make a POST Request to the endpoint.</w:t>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t xml:space="preserve">Validate the Response Code and </w:t>
            </w:r>
            <w:r w:rsidRPr="00576935">
              <w:rPr>
                <w:rFonts w:ascii="Arial" w:hAnsi="Arial" w:cs="Arial"/>
                <w:sz w:val="20"/>
                <w:szCs w:val="20"/>
                <w:lang w:val="en-IN" w:eastAsia="en-IN" w:bidi="ar-SA"/>
              </w:rPr>
              <w:br/>
              <w:t xml:space="preserve">Response Body </w:t>
            </w:r>
            <w:r w:rsidR="00222399" w:rsidRPr="00576935">
              <w:rPr>
                <w:rFonts w:ascii="Arial" w:hAnsi="Arial" w:cs="Arial"/>
                <w:sz w:val="20"/>
                <w:szCs w:val="20"/>
                <w:lang w:val="en-IN" w:eastAsia="en-IN" w:bidi="ar-SA"/>
              </w:rPr>
              <w:t>received</w:t>
            </w:r>
            <w:r w:rsidRPr="00576935">
              <w:rPr>
                <w:rFonts w:ascii="Arial" w:hAnsi="Arial" w:cs="Arial"/>
                <w:sz w:val="20"/>
                <w:szCs w:val="20"/>
                <w:lang w:val="en-IN" w:eastAsia="en-IN" w:bidi="ar-SA"/>
              </w:rPr>
              <w:t>.</w:t>
            </w:r>
          </w:p>
        </w:tc>
        <w:tc>
          <w:tcPr>
            <w:tcW w:w="0" w:type="auto"/>
            <w:tcBorders>
              <w:top w:val="single" w:sz="6" w:space="0" w:color="CCCCCC"/>
              <w:left w:val="single" w:sz="6" w:space="0" w:color="CCCCCC"/>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0F96F9CB" w14:textId="6E39FAEE" w:rsidR="00576935" w:rsidRPr="00576935" w:rsidRDefault="00576935" w:rsidP="00576935">
            <w:pPr>
              <w:ind w:firstLine="0"/>
              <w:rPr>
                <w:rFonts w:ascii="Arial" w:hAnsi="Arial" w:cs="Arial"/>
                <w:sz w:val="20"/>
                <w:szCs w:val="20"/>
                <w:lang w:val="en-IN" w:eastAsia="en-IN" w:bidi="ar-SA"/>
              </w:rPr>
            </w:pPr>
            <w:r w:rsidRPr="00576935">
              <w:rPr>
                <w:rFonts w:ascii="Arial" w:hAnsi="Arial" w:cs="Arial"/>
                <w:sz w:val="20"/>
                <w:szCs w:val="20"/>
                <w:lang w:val="en-IN" w:eastAsia="en-IN" w:bidi="ar-SA"/>
              </w:rPr>
              <w:lastRenderedPageBreak/>
              <w:t xml:space="preserve">Request </w:t>
            </w:r>
            <w:proofErr w:type="gramStart"/>
            <w:r w:rsidRPr="00576935">
              <w:rPr>
                <w:rFonts w:ascii="Arial" w:hAnsi="Arial" w:cs="Arial"/>
                <w:sz w:val="20"/>
                <w:szCs w:val="20"/>
                <w:lang w:val="en-IN" w:eastAsia="en-IN" w:bidi="ar-SA"/>
              </w:rPr>
              <w:t>Body{</w:t>
            </w:r>
            <w:proofErr w:type="gramEnd"/>
            <w:r w:rsidRPr="00576935">
              <w:rPr>
                <w:rFonts w:ascii="Arial" w:hAnsi="Arial" w:cs="Arial"/>
                <w:sz w:val="20"/>
                <w:szCs w:val="20"/>
                <w:lang w:val="en-IN" w:eastAsia="en-IN" w:bidi="ar-SA"/>
              </w:rPr>
              <w:br/>
              <w:t>"password": "</w:t>
            </w:r>
            <w:proofErr w:type="spellStart"/>
            <w:r w:rsidRPr="00576935">
              <w:rPr>
                <w:rFonts w:ascii="Arial" w:hAnsi="Arial" w:cs="Arial"/>
                <w:sz w:val="20"/>
                <w:szCs w:val="20"/>
                <w:lang w:val="en-IN" w:eastAsia="en-IN" w:bidi="ar-SA"/>
              </w:rPr>
              <w:t>Somerandompassword</w:t>
            </w:r>
            <w:proofErr w:type="spellEnd"/>
            <w:r w:rsidRPr="00576935">
              <w:rPr>
                <w:rFonts w:ascii="Arial" w:hAnsi="Arial" w:cs="Arial"/>
                <w:sz w:val="20"/>
                <w:szCs w:val="20"/>
                <w:lang w:val="en-IN" w:eastAsia="en-IN" w:bidi="ar-SA"/>
              </w:rPr>
              <w:t>",</w:t>
            </w:r>
            <w:r w:rsidRPr="00576935">
              <w:rPr>
                <w:rFonts w:ascii="Arial" w:hAnsi="Arial" w:cs="Arial"/>
                <w:sz w:val="20"/>
                <w:szCs w:val="20"/>
                <w:lang w:val="en-IN" w:eastAsia="en-IN" w:bidi="ar-SA"/>
              </w:rPr>
              <w:br/>
              <w:t>"email": "admin@eaton.com"</w:t>
            </w:r>
            <w:r w:rsidRPr="00576935">
              <w:rPr>
                <w:rFonts w:ascii="Arial" w:hAnsi="Arial" w:cs="Arial"/>
                <w:sz w:val="20"/>
                <w:szCs w:val="20"/>
                <w:lang w:val="en-IN" w:eastAsia="en-IN" w:bidi="ar-SA"/>
              </w:rPr>
              <w:br/>
              <w:t>}</w:t>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t xml:space="preserve">Response should be sent </w:t>
            </w:r>
            <w:r w:rsidR="00222399" w:rsidRPr="00576935">
              <w:rPr>
                <w:rFonts w:ascii="Arial" w:hAnsi="Arial" w:cs="Arial"/>
                <w:sz w:val="20"/>
                <w:szCs w:val="20"/>
                <w:lang w:val="en-IN" w:eastAsia="en-IN" w:bidi="ar-SA"/>
              </w:rPr>
              <w:t>successfully</w:t>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lastRenderedPageBreak/>
              <w:br/>
            </w:r>
            <w:r w:rsidRPr="00576935">
              <w:rPr>
                <w:rFonts w:ascii="Arial" w:hAnsi="Arial" w:cs="Arial"/>
                <w:b/>
                <w:bCs/>
                <w:sz w:val="20"/>
                <w:szCs w:val="20"/>
                <w:lang w:val="en-IN" w:eastAsia="en-IN" w:bidi="ar-SA"/>
              </w:rPr>
              <w:t xml:space="preserve">1. Response Code: </w:t>
            </w:r>
            <w:r w:rsidRPr="00576935">
              <w:rPr>
                <w:rFonts w:ascii="Arial" w:hAnsi="Arial" w:cs="Arial"/>
                <w:sz w:val="20"/>
                <w:szCs w:val="20"/>
                <w:lang w:val="en-IN" w:eastAsia="en-IN" w:bidi="ar-SA"/>
              </w:rPr>
              <w:t>401 (Unauthorized)</w:t>
            </w:r>
            <w:r w:rsidRPr="00576935">
              <w:rPr>
                <w:rFonts w:ascii="Arial" w:hAnsi="Arial" w:cs="Arial"/>
                <w:sz w:val="20"/>
                <w:szCs w:val="20"/>
                <w:lang w:val="en-IN" w:eastAsia="en-IN" w:bidi="ar-SA"/>
              </w:rPr>
              <w:br/>
            </w:r>
            <w:r w:rsidRPr="00576935">
              <w:rPr>
                <w:rFonts w:ascii="Arial" w:hAnsi="Arial" w:cs="Arial"/>
                <w:b/>
                <w:bCs/>
                <w:sz w:val="20"/>
                <w:szCs w:val="20"/>
                <w:lang w:val="en-IN" w:eastAsia="en-IN" w:bidi="ar-SA"/>
              </w:rPr>
              <w:t>2. Response Body:</w:t>
            </w:r>
            <w:r w:rsidRPr="00576935">
              <w:rPr>
                <w:rFonts w:ascii="Arial" w:hAnsi="Arial" w:cs="Arial"/>
                <w:b/>
                <w:bCs/>
                <w:sz w:val="20"/>
                <w:szCs w:val="20"/>
                <w:lang w:val="en-IN" w:eastAsia="en-IN" w:bidi="ar-SA"/>
              </w:rPr>
              <w:br/>
            </w:r>
            <w:r w:rsidRPr="00576935">
              <w:rPr>
                <w:rFonts w:ascii="Arial" w:hAnsi="Arial" w:cs="Arial"/>
                <w:sz w:val="20"/>
                <w:szCs w:val="20"/>
                <w:lang w:val="en-IN" w:eastAsia="en-IN" w:bidi="ar-SA"/>
              </w:rPr>
              <w:t>{</w:t>
            </w:r>
            <w:r w:rsidRPr="00576935">
              <w:rPr>
                <w:rFonts w:ascii="Arial" w:hAnsi="Arial" w:cs="Arial"/>
                <w:sz w:val="20"/>
                <w:szCs w:val="20"/>
                <w:lang w:val="en-IN" w:eastAsia="en-IN" w:bidi="ar-SA"/>
              </w:rPr>
              <w:br/>
              <w:t>"</w:t>
            </w:r>
            <w:proofErr w:type="spellStart"/>
            <w:r w:rsidRPr="00576935">
              <w:rPr>
                <w:rFonts w:ascii="Arial" w:hAnsi="Arial" w:cs="Arial"/>
                <w:sz w:val="20"/>
                <w:szCs w:val="20"/>
                <w:lang w:val="en-IN" w:eastAsia="en-IN" w:bidi="ar-SA"/>
              </w:rPr>
              <w:t>errorCode</w:t>
            </w:r>
            <w:proofErr w:type="spellEnd"/>
            <w:r w:rsidRPr="00576935">
              <w:rPr>
                <w:rFonts w:ascii="Arial" w:hAnsi="Arial" w:cs="Arial"/>
                <w:sz w:val="20"/>
                <w:szCs w:val="20"/>
                <w:lang w:val="en-IN" w:eastAsia="en-IN" w:bidi="ar-SA"/>
              </w:rPr>
              <w:t>": 9001,</w:t>
            </w:r>
            <w:r w:rsidRPr="00576935">
              <w:rPr>
                <w:rFonts w:ascii="Arial" w:hAnsi="Arial" w:cs="Arial"/>
                <w:sz w:val="20"/>
                <w:szCs w:val="20"/>
                <w:lang w:val="en-IN" w:eastAsia="en-IN" w:bidi="ar-SA"/>
              </w:rPr>
              <w:br/>
              <w:t>"</w:t>
            </w:r>
            <w:proofErr w:type="spellStart"/>
            <w:r w:rsidRPr="00576935">
              <w:rPr>
                <w:rFonts w:ascii="Arial" w:hAnsi="Arial" w:cs="Arial"/>
                <w:sz w:val="20"/>
                <w:szCs w:val="20"/>
                <w:lang w:val="en-IN" w:eastAsia="en-IN" w:bidi="ar-SA"/>
              </w:rPr>
              <w:t>errorDescription</w:t>
            </w:r>
            <w:proofErr w:type="spellEnd"/>
            <w:r w:rsidRPr="00576935">
              <w:rPr>
                <w:rFonts w:ascii="Arial" w:hAnsi="Arial" w:cs="Arial"/>
                <w:sz w:val="20"/>
                <w:szCs w:val="20"/>
                <w:lang w:val="en-IN" w:eastAsia="en-IN" w:bidi="ar-SA"/>
              </w:rPr>
              <w:t>": "Unauthorized access"</w:t>
            </w:r>
            <w:r w:rsidRPr="00576935">
              <w:rPr>
                <w:rFonts w:ascii="Arial" w:hAnsi="Arial" w:cs="Arial"/>
                <w:sz w:val="20"/>
                <w:szCs w:val="20"/>
                <w:lang w:val="en-IN" w:eastAsia="en-IN" w:bidi="ar-SA"/>
              </w:rPr>
              <w:br/>
              <w:t>}</w:t>
            </w:r>
          </w:p>
        </w:tc>
      </w:tr>
      <w:tr w:rsidR="00576935" w:rsidRPr="00576935" w14:paraId="15909826" w14:textId="77777777" w:rsidTr="0057693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B2DFB13" w14:textId="77777777" w:rsidR="00576935" w:rsidRPr="00576935" w:rsidRDefault="00576935" w:rsidP="00576935">
            <w:pPr>
              <w:ind w:firstLine="0"/>
              <w:jc w:val="right"/>
              <w:rPr>
                <w:rFonts w:ascii="Arial" w:hAnsi="Arial" w:cs="Arial"/>
                <w:sz w:val="20"/>
                <w:szCs w:val="20"/>
                <w:lang w:val="en-IN" w:eastAsia="en-IN" w:bidi="ar-SA"/>
              </w:rPr>
            </w:pPr>
            <w:r w:rsidRPr="00576935">
              <w:rPr>
                <w:rFonts w:ascii="Arial" w:hAnsi="Arial" w:cs="Arial"/>
                <w:sz w:val="20"/>
                <w:szCs w:val="20"/>
                <w:lang w:val="en-IN" w:eastAsia="en-IN" w:bidi="ar-SA"/>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E05F826" w14:textId="77777777" w:rsidR="00576935" w:rsidRPr="00576935" w:rsidRDefault="00576935" w:rsidP="00576935">
            <w:pPr>
              <w:ind w:firstLine="0"/>
              <w:rPr>
                <w:rFonts w:ascii="Arial" w:hAnsi="Arial" w:cs="Arial"/>
                <w:sz w:val="20"/>
                <w:szCs w:val="20"/>
                <w:lang w:val="en-IN" w:eastAsia="en-IN" w:bidi="ar-SA"/>
              </w:rPr>
            </w:pPr>
            <w:r w:rsidRPr="00576935">
              <w:rPr>
                <w:rFonts w:ascii="Arial" w:hAnsi="Arial" w:cs="Arial"/>
                <w:sz w:val="20"/>
                <w:szCs w:val="20"/>
                <w:lang w:val="en-IN" w:eastAsia="en-IN" w:bidi="ar-SA"/>
              </w:rPr>
              <w:t>Login API without email attribute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60D8108" w14:textId="77777777" w:rsidR="00576935" w:rsidRPr="00576935" w:rsidRDefault="00576935" w:rsidP="00576935">
            <w:pPr>
              <w:ind w:firstLine="0"/>
              <w:rPr>
                <w:rFonts w:ascii="Arial" w:hAnsi="Arial" w:cs="Arial"/>
                <w:sz w:val="20"/>
                <w:szCs w:val="20"/>
                <w:lang w:val="en-IN" w:eastAsia="en-IN" w:bidi="ar-SA"/>
              </w:rPr>
            </w:pPr>
            <w:r w:rsidRPr="00576935">
              <w:rPr>
                <w:rFonts w:ascii="Arial" w:hAnsi="Arial" w:cs="Arial"/>
                <w:sz w:val="20"/>
                <w:szCs w:val="20"/>
                <w:lang w:val="en-IN" w:eastAsia="en-IN" w:bidi="ar-SA"/>
              </w:rPr>
              <w:t xml:space="preserve">Availability of login </w:t>
            </w:r>
            <w:proofErr w:type="gramStart"/>
            <w:r w:rsidRPr="00576935">
              <w:rPr>
                <w:rFonts w:ascii="Arial" w:hAnsi="Arial" w:cs="Arial"/>
                <w:sz w:val="20"/>
                <w:szCs w:val="20"/>
                <w:lang w:val="en-IN" w:eastAsia="en-IN" w:bidi="ar-SA"/>
              </w:rPr>
              <w:t>end point</w:t>
            </w:r>
            <w:proofErr w:type="gramEnd"/>
            <w:r w:rsidRPr="00576935">
              <w:rPr>
                <w:rFonts w:ascii="Arial" w:hAnsi="Arial" w:cs="Arial"/>
                <w:sz w:val="20"/>
                <w:szCs w:val="20"/>
                <w:lang w:val="en-IN" w:eastAsia="en-IN" w:bidi="ar-SA"/>
              </w:rPr>
              <w:t xml:space="preserve">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F1BBE5D" w14:textId="53E0C273" w:rsidR="00576935" w:rsidRPr="00576935" w:rsidRDefault="00576935" w:rsidP="00576935">
            <w:pPr>
              <w:ind w:firstLine="0"/>
              <w:rPr>
                <w:rFonts w:ascii="Arial" w:hAnsi="Arial" w:cs="Arial"/>
                <w:sz w:val="20"/>
                <w:szCs w:val="20"/>
                <w:lang w:val="en-IN" w:eastAsia="en-IN" w:bidi="ar-SA"/>
              </w:rPr>
            </w:pPr>
            <w:r w:rsidRPr="00576935">
              <w:rPr>
                <w:rFonts w:ascii="Arial" w:hAnsi="Arial" w:cs="Arial"/>
                <w:sz w:val="20"/>
                <w:szCs w:val="20"/>
                <w:lang w:val="en-IN" w:eastAsia="en-IN" w:bidi="ar-SA"/>
              </w:rPr>
              <w:t xml:space="preserve">Enter </w:t>
            </w:r>
            <w:proofErr w:type="spellStart"/>
            <w:proofErr w:type="gramStart"/>
            <w:r w:rsidRPr="00576935">
              <w:rPr>
                <w:rFonts w:ascii="Arial" w:hAnsi="Arial" w:cs="Arial"/>
                <w:sz w:val="20"/>
                <w:szCs w:val="20"/>
                <w:lang w:val="en-IN" w:eastAsia="en-IN" w:bidi="ar-SA"/>
              </w:rPr>
              <w:t>a</w:t>
            </w:r>
            <w:proofErr w:type="spellEnd"/>
            <w:proofErr w:type="gramEnd"/>
            <w:r w:rsidRPr="00576935">
              <w:rPr>
                <w:rFonts w:ascii="Arial" w:hAnsi="Arial" w:cs="Arial"/>
                <w:sz w:val="20"/>
                <w:szCs w:val="20"/>
                <w:lang w:val="en-IN" w:eastAsia="en-IN" w:bidi="ar-SA"/>
              </w:rPr>
              <w:t xml:space="preserve"> any password</w:t>
            </w:r>
            <w:r w:rsidRPr="00576935">
              <w:rPr>
                <w:rFonts w:ascii="Arial" w:hAnsi="Arial" w:cs="Arial"/>
                <w:sz w:val="20"/>
                <w:szCs w:val="20"/>
                <w:lang w:val="en-IN" w:eastAsia="en-IN" w:bidi="ar-SA"/>
              </w:rPr>
              <w:br/>
              <w:t>Do not pass an email attribute</w:t>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t>Make a POST Request to endpoint</w:t>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t>Validate the Response Code and</w:t>
            </w:r>
            <w:r w:rsidRPr="00576935">
              <w:rPr>
                <w:rFonts w:ascii="Arial" w:hAnsi="Arial" w:cs="Arial"/>
                <w:sz w:val="20"/>
                <w:szCs w:val="20"/>
                <w:lang w:val="en-IN" w:eastAsia="en-IN" w:bidi="ar-SA"/>
              </w:rPr>
              <w:br/>
              <w:t xml:space="preserve">response body </w:t>
            </w:r>
            <w:r w:rsidR="00222399" w:rsidRPr="00576935">
              <w:rPr>
                <w:rFonts w:ascii="Arial" w:hAnsi="Arial" w:cs="Arial"/>
                <w:sz w:val="20"/>
                <w:szCs w:val="20"/>
                <w:lang w:val="en-IN" w:eastAsia="en-IN" w:bidi="ar-SA"/>
              </w:rPr>
              <w:t>received</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662C0F1" w14:textId="57F73A33" w:rsidR="00576935" w:rsidRPr="00576935" w:rsidRDefault="00576935" w:rsidP="00576935">
            <w:pPr>
              <w:ind w:firstLine="0"/>
              <w:rPr>
                <w:rFonts w:ascii="Arial" w:hAnsi="Arial" w:cs="Arial"/>
                <w:sz w:val="20"/>
                <w:szCs w:val="20"/>
                <w:lang w:val="en-IN" w:eastAsia="en-IN" w:bidi="ar-SA"/>
              </w:rPr>
            </w:pPr>
            <w:r w:rsidRPr="00576935">
              <w:rPr>
                <w:rFonts w:ascii="Arial" w:hAnsi="Arial" w:cs="Arial"/>
                <w:b/>
                <w:bCs/>
                <w:sz w:val="20"/>
                <w:szCs w:val="20"/>
                <w:lang w:val="en-IN" w:eastAsia="en-IN" w:bidi="ar-SA"/>
              </w:rPr>
              <w:t xml:space="preserve">Request </w:t>
            </w:r>
            <w:proofErr w:type="gramStart"/>
            <w:r w:rsidRPr="00576935">
              <w:rPr>
                <w:rFonts w:ascii="Arial" w:hAnsi="Arial" w:cs="Arial"/>
                <w:b/>
                <w:bCs/>
                <w:sz w:val="20"/>
                <w:szCs w:val="20"/>
                <w:lang w:val="en-IN" w:eastAsia="en-IN" w:bidi="ar-SA"/>
              </w:rPr>
              <w:t>Body</w:t>
            </w:r>
            <w:r w:rsidRPr="00576935">
              <w:rPr>
                <w:rFonts w:ascii="Arial" w:hAnsi="Arial" w:cs="Arial"/>
                <w:sz w:val="20"/>
                <w:szCs w:val="20"/>
                <w:lang w:val="en-IN" w:eastAsia="en-IN" w:bidi="ar-SA"/>
              </w:rPr>
              <w:t>{</w:t>
            </w:r>
            <w:proofErr w:type="gramEnd"/>
            <w:r w:rsidRPr="00576935">
              <w:rPr>
                <w:rFonts w:ascii="Arial" w:hAnsi="Arial" w:cs="Arial"/>
                <w:sz w:val="20"/>
                <w:szCs w:val="20"/>
                <w:lang w:val="en-IN" w:eastAsia="en-IN" w:bidi="ar-SA"/>
              </w:rPr>
              <w:br/>
              <w:t>"password": "</w:t>
            </w:r>
            <w:proofErr w:type="spellStart"/>
            <w:r w:rsidRPr="00576935">
              <w:rPr>
                <w:rFonts w:ascii="Arial" w:hAnsi="Arial" w:cs="Arial"/>
                <w:sz w:val="20"/>
                <w:szCs w:val="20"/>
                <w:lang w:val="en-IN" w:eastAsia="en-IN" w:bidi="ar-SA"/>
              </w:rPr>
              <w:t>Somerandompassword</w:t>
            </w:r>
            <w:proofErr w:type="spellEnd"/>
            <w:r w:rsidRPr="00576935">
              <w:rPr>
                <w:rFonts w:ascii="Arial" w:hAnsi="Arial" w:cs="Arial"/>
                <w:sz w:val="20"/>
                <w:szCs w:val="20"/>
                <w:lang w:val="en-IN" w:eastAsia="en-IN" w:bidi="ar-SA"/>
              </w:rPr>
              <w:t>"</w:t>
            </w:r>
            <w:r w:rsidRPr="00576935">
              <w:rPr>
                <w:rFonts w:ascii="Arial" w:hAnsi="Arial" w:cs="Arial"/>
                <w:sz w:val="20"/>
                <w:szCs w:val="20"/>
                <w:lang w:val="en-IN" w:eastAsia="en-IN" w:bidi="ar-SA"/>
              </w:rPr>
              <w:br/>
              <w:t>}</w:t>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t xml:space="preserve">Response should be sent </w:t>
            </w:r>
            <w:r w:rsidR="00222399" w:rsidRPr="00576935">
              <w:rPr>
                <w:rFonts w:ascii="Arial" w:hAnsi="Arial" w:cs="Arial"/>
                <w:sz w:val="20"/>
                <w:szCs w:val="20"/>
                <w:lang w:val="en-IN" w:eastAsia="en-IN" w:bidi="ar-SA"/>
              </w:rPr>
              <w:t>successfully</w:t>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t>1.</w:t>
            </w:r>
            <w:r w:rsidRPr="00576935">
              <w:rPr>
                <w:rFonts w:ascii="Arial" w:hAnsi="Arial" w:cs="Arial"/>
                <w:b/>
                <w:bCs/>
                <w:sz w:val="20"/>
                <w:szCs w:val="20"/>
                <w:lang w:val="en-IN" w:eastAsia="en-IN" w:bidi="ar-SA"/>
              </w:rPr>
              <w:t xml:space="preserve"> Response Code</w:t>
            </w:r>
            <w:r w:rsidRPr="00576935">
              <w:rPr>
                <w:rFonts w:ascii="Arial" w:hAnsi="Arial" w:cs="Arial"/>
                <w:sz w:val="20"/>
                <w:szCs w:val="20"/>
                <w:lang w:val="en-IN" w:eastAsia="en-IN" w:bidi="ar-SA"/>
              </w:rPr>
              <w:t>: 400 (Bad Request)</w:t>
            </w:r>
            <w:r w:rsidRPr="00576935">
              <w:rPr>
                <w:rFonts w:ascii="Arial" w:hAnsi="Arial" w:cs="Arial"/>
                <w:sz w:val="20"/>
                <w:szCs w:val="20"/>
                <w:lang w:val="en-IN" w:eastAsia="en-IN" w:bidi="ar-SA"/>
              </w:rPr>
              <w:br/>
              <w:t xml:space="preserve">2. </w:t>
            </w:r>
            <w:r w:rsidRPr="00576935">
              <w:rPr>
                <w:rFonts w:ascii="Arial" w:hAnsi="Arial" w:cs="Arial"/>
                <w:b/>
                <w:bCs/>
                <w:sz w:val="20"/>
                <w:szCs w:val="20"/>
                <w:lang w:val="en-IN" w:eastAsia="en-IN" w:bidi="ar-SA"/>
              </w:rPr>
              <w:t>Response Body</w:t>
            </w:r>
            <w:r w:rsidRPr="00576935">
              <w:rPr>
                <w:rFonts w:ascii="Arial" w:hAnsi="Arial" w:cs="Arial"/>
                <w:sz w:val="20"/>
                <w:szCs w:val="20"/>
                <w:lang w:val="en-IN" w:eastAsia="en-IN" w:bidi="ar-SA"/>
              </w:rPr>
              <w:t>:</w:t>
            </w:r>
            <w:r w:rsidRPr="00576935">
              <w:rPr>
                <w:rFonts w:ascii="Arial" w:hAnsi="Arial" w:cs="Arial"/>
                <w:sz w:val="20"/>
                <w:szCs w:val="20"/>
                <w:lang w:val="en-IN" w:eastAsia="en-IN" w:bidi="ar-SA"/>
              </w:rPr>
              <w:br/>
              <w:t>{</w:t>
            </w:r>
            <w:r w:rsidRPr="00576935">
              <w:rPr>
                <w:rFonts w:ascii="Arial" w:hAnsi="Arial" w:cs="Arial"/>
                <w:sz w:val="20"/>
                <w:szCs w:val="20"/>
                <w:lang w:val="en-IN" w:eastAsia="en-IN" w:bidi="ar-SA"/>
              </w:rPr>
              <w:br/>
              <w:t>"</w:t>
            </w:r>
            <w:proofErr w:type="spellStart"/>
            <w:r w:rsidRPr="00576935">
              <w:rPr>
                <w:rFonts w:ascii="Arial" w:hAnsi="Arial" w:cs="Arial"/>
                <w:sz w:val="20"/>
                <w:szCs w:val="20"/>
                <w:lang w:val="en-IN" w:eastAsia="en-IN" w:bidi="ar-SA"/>
              </w:rPr>
              <w:t>errorCode</w:t>
            </w:r>
            <w:proofErr w:type="spellEnd"/>
            <w:r w:rsidRPr="00576935">
              <w:rPr>
                <w:rFonts w:ascii="Arial" w:hAnsi="Arial" w:cs="Arial"/>
                <w:sz w:val="20"/>
                <w:szCs w:val="20"/>
                <w:lang w:val="en-IN" w:eastAsia="en-IN" w:bidi="ar-SA"/>
              </w:rPr>
              <w:t>": 1001,</w:t>
            </w:r>
            <w:r w:rsidRPr="00576935">
              <w:rPr>
                <w:rFonts w:ascii="Arial" w:hAnsi="Arial" w:cs="Arial"/>
                <w:sz w:val="20"/>
                <w:szCs w:val="20"/>
                <w:lang w:val="en-IN" w:eastAsia="en-IN" w:bidi="ar-SA"/>
              </w:rPr>
              <w:br/>
              <w:t>"</w:t>
            </w:r>
            <w:proofErr w:type="spellStart"/>
            <w:r w:rsidRPr="00576935">
              <w:rPr>
                <w:rFonts w:ascii="Arial" w:hAnsi="Arial" w:cs="Arial"/>
                <w:sz w:val="20"/>
                <w:szCs w:val="20"/>
                <w:lang w:val="en-IN" w:eastAsia="en-IN" w:bidi="ar-SA"/>
              </w:rPr>
              <w:t>errorDescription</w:t>
            </w:r>
            <w:proofErr w:type="spellEnd"/>
            <w:r w:rsidRPr="00576935">
              <w:rPr>
                <w:rFonts w:ascii="Arial" w:hAnsi="Arial" w:cs="Arial"/>
                <w:sz w:val="20"/>
                <w:szCs w:val="20"/>
                <w:lang w:val="en-IN" w:eastAsia="en-IN" w:bidi="ar-SA"/>
              </w:rPr>
              <w:t xml:space="preserve">": "User name or password </w:t>
            </w:r>
            <w:r w:rsidRPr="00576935">
              <w:rPr>
                <w:rFonts w:ascii="Arial" w:hAnsi="Arial" w:cs="Arial"/>
                <w:sz w:val="20"/>
                <w:szCs w:val="20"/>
                <w:lang w:val="en-IN" w:eastAsia="en-IN" w:bidi="ar-SA"/>
              </w:rPr>
              <w:br/>
              <w:t>cannot be null or empty"</w:t>
            </w:r>
            <w:r w:rsidRPr="00576935">
              <w:rPr>
                <w:rFonts w:ascii="Arial" w:hAnsi="Arial" w:cs="Arial"/>
                <w:sz w:val="20"/>
                <w:szCs w:val="20"/>
                <w:lang w:val="en-IN" w:eastAsia="en-IN" w:bidi="ar-SA"/>
              </w:rPr>
              <w:br/>
              <w:t>}</w:t>
            </w:r>
          </w:p>
        </w:tc>
      </w:tr>
      <w:tr w:rsidR="00576935" w:rsidRPr="00576935" w14:paraId="561D309A" w14:textId="77777777" w:rsidTr="0057693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7299EED" w14:textId="77777777" w:rsidR="00576935" w:rsidRPr="00576935" w:rsidRDefault="00576935" w:rsidP="00576935">
            <w:pPr>
              <w:ind w:firstLine="0"/>
              <w:jc w:val="right"/>
              <w:rPr>
                <w:rFonts w:ascii="Arial" w:hAnsi="Arial" w:cs="Arial"/>
                <w:sz w:val="20"/>
                <w:szCs w:val="20"/>
                <w:lang w:val="en-IN" w:eastAsia="en-IN" w:bidi="ar-SA"/>
              </w:rPr>
            </w:pPr>
            <w:r w:rsidRPr="00576935">
              <w:rPr>
                <w:rFonts w:ascii="Arial" w:hAnsi="Arial" w:cs="Arial"/>
                <w:sz w:val="20"/>
                <w:szCs w:val="20"/>
                <w:lang w:val="en-IN" w:eastAsia="en-IN" w:bidi="ar-SA"/>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2C2E1FC" w14:textId="77777777" w:rsidR="00576935" w:rsidRPr="00576935" w:rsidRDefault="00576935" w:rsidP="00576935">
            <w:pPr>
              <w:ind w:firstLine="0"/>
              <w:rPr>
                <w:rFonts w:ascii="Arial" w:hAnsi="Arial" w:cs="Arial"/>
                <w:sz w:val="20"/>
                <w:szCs w:val="20"/>
                <w:lang w:val="en-IN" w:eastAsia="en-IN" w:bidi="ar-SA"/>
              </w:rPr>
            </w:pPr>
            <w:r w:rsidRPr="00576935">
              <w:rPr>
                <w:rFonts w:ascii="Arial" w:hAnsi="Arial" w:cs="Arial"/>
                <w:sz w:val="20"/>
                <w:szCs w:val="20"/>
                <w:lang w:val="en-IN" w:eastAsia="en-IN" w:bidi="ar-SA"/>
              </w:rPr>
              <w:t>Login API without password</w:t>
            </w:r>
            <w:r w:rsidRPr="00576935">
              <w:rPr>
                <w:rFonts w:ascii="Arial" w:hAnsi="Arial" w:cs="Arial"/>
                <w:sz w:val="20"/>
                <w:szCs w:val="20"/>
                <w:lang w:val="en-IN" w:eastAsia="en-IN" w:bidi="ar-SA"/>
              </w:rPr>
              <w:br/>
              <w:t>attribute</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9644C00" w14:textId="77777777" w:rsidR="00576935" w:rsidRPr="00576935" w:rsidRDefault="00576935" w:rsidP="00576935">
            <w:pPr>
              <w:ind w:firstLine="0"/>
              <w:rPr>
                <w:rFonts w:ascii="Arial" w:hAnsi="Arial" w:cs="Arial"/>
                <w:sz w:val="20"/>
                <w:szCs w:val="20"/>
                <w:lang w:val="en-IN" w:eastAsia="en-IN" w:bidi="ar-SA"/>
              </w:rPr>
            </w:pPr>
            <w:r w:rsidRPr="00576935">
              <w:rPr>
                <w:rFonts w:ascii="Arial" w:hAnsi="Arial" w:cs="Arial"/>
                <w:sz w:val="20"/>
                <w:szCs w:val="20"/>
                <w:lang w:val="en-IN" w:eastAsia="en-IN" w:bidi="ar-SA"/>
              </w:rPr>
              <w:t xml:space="preserve">Availability of login </w:t>
            </w:r>
            <w:proofErr w:type="gramStart"/>
            <w:r w:rsidRPr="00576935">
              <w:rPr>
                <w:rFonts w:ascii="Arial" w:hAnsi="Arial" w:cs="Arial"/>
                <w:sz w:val="20"/>
                <w:szCs w:val="20"/>
                <w:lang w:val="en-IN" w:eastAsia="en-IN" w:bidi="ar-SA"/>
              </w:rPr>
              <w:t>end point</w:t>
            </w:r>
            <w:proofErr w:type="gramEnd"/>
            <w:r w:rsidRPr="00576935">
              <w:rPr>
                <w:rFonts w:ascii="Arial" w:hAnsi="Arial" w:cs="Arial"/>
                <w:sz w:val="20"/>
                <w:szCs w:val="20"/>
                <w:lang w:val="en-IN" w:eastAsia="en-IN" w:bidi="ar-SA"/>
              </w:rPr>
              <w:t xml:space="preserve"> </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7C47278" w14:textId="63776420" w:rsidR="00576935" w:rsidRPr="00576935" w:rsidRDefault="00222399" w:rsidP="00576935">
            <w:pPr>
              <w:ind w:firstLine="0"/>
              <w:rPr>
                <w:rFonts w:ascii="Arial" w:hAnsi="Arial" w:cs="Arial"/>
                <w:sz w:val="20"/>
                <w:szCs w:val="20"/>
                <w:lang w:val="en-IN" w:eastAsia="en-IN" w:bidi="ar-SA"/>
              </w:rPr>
            </w:pPr>
            <w:r>
              <w:rPr>
                <w:rFonts w:ascii="Arial" w:hAnsi="Arial" w:cs="Arial"/>
                <w:sz w:val="20"/>
                <w:szCs w:val="20"/>
                <w:lang w:val="en-IN" w:eastAsia="en-IN" w:bidi="ar-SA"/>
              </w:rPr>
              <w:t>Enter</w:t>
            </w:r>
            <w:r w:rsidR="00576935" w:rsidRPr="00576935">
              <w:rPr>
                <w:rFonts w:ascii="Arial" w:hAnsi="Arial" w:cs="Arial"/>
                <w:sz w:val="20"/>
                <w:szCs w:val="20"/>
                <w:lang w:val="en-IN" w:eastAsia="en-IN" w:bidi="ar-SA"/>
              </w:rPr>
              <w:t xml:space="preserve"> any email</w:t>
            </w:r>
            <w:r w:rsidR="00576935" w:rsidRPr="00576935">
              <w:rPr>
                <w:rFonts w:ascii="Arial" w:hAnsi="Arial" w:cs="Arial"/>
                <w:sz w:val="20"/>
                <w:szCs w:val="20"/>
                <w:lang w:val="en-IN" w:eastAsia="en-IN" w:bidi="ar-SA"/>
              </w:rPr>
              <w:br/>
              <w:t>Do not pass a password attribute</w:t>
            </w:r>
            <w:r w:rsidR="00576935" w:rsidRPr="00576935">
              <w:rPr>
                <w:rFonts w:ascii="Arial" w:hAnsi="Arial" w:cs="Arial"/>
                <w:sz w:val="20"/>
                <w:szCs w:val="20"/>
                <w:lang w:val="en-IN" w:eastAsia="en-IN" w:bidi="ar-SA"/>
              </w:rPr>
              <w:br/>
            </w:r>
            <w:r w:rsidR="00576935" w:rsidRPr="00576935">
              <w:rPr>
                <w:rFonts w:ascii="Arial" w:hAnsi="Arial" w:cs="Arial"/>
                <w:sz w:val="20"/>
                <w:szCs w:val="20"/>
                <w:lang w:val="en-IN" w:eastAsia="en-IN" w:bidi="ar-SA"/>
              </w:rPr>
              <w:br/>
            </w:r>
            <w:r w:rsidR="00576935" w:rsidRPr="00576935">
              <w:rPr>
                <w:rFonts w:ascii="Arial" w:hAnsi="Arial" w:cs="Arial"/>
                <w:sz w:val="20"/>
                <w:szCs w:val="20"/>
                <w:lang w:val="en-IN" w:eastAsia="en-IN" w:bidi="ar-SA"/>
              </w:rPr>
              <w:br/>
              <w:t>Make a POST Request to endpoint</w:t>
            </w:r>
            <w:r w:rsidR="00576935" w:rsidRPr="00576935">
              <w:rPr>
                <w:rFonts w:ascii="Arial" w:hAnsi="Arial" w:cs="Arial"/>
                <w:sz w:val="20"/>
                <w:szCs w:val="20"/>
                <w:lang w:val="en-IN" w:eastAsia="en-IN" w:bidi="ar-SA"/>
              </w:rPr>
              <w:br/>
            </w:r>
            <w:r w:rsidR="00576935" w:rsidRPr="00576935">
              <w:rPr>
                <w:rFonts w:ascii="Arial" w:hAnsi="Arial" w:cs="Arial"/>
                <w:sz w:val="20"/>
                <w:szCs w:val="20"/>
                <w:lang w:val="en-IN" w:eastAsia="en-IN" w:bidi="ar-SA"/>
              </w:rPr>
              <w:br/>
            </w:r>
            <w:r w:rsidR="00576935" w:rsidRPr="00576935">
              <w:rPr>
                <w:rFonts w:ascii="Arial" w:hAnsi="Arial" w:cs="Arial"/>
                <w:sz w:val="20"/>
                <w:szCs w:val="20"/>
                <w:lang w:val="en-IN" w:eastAsia="en-IN" w:bidi="ar-SA"/>
              </w:rPr>
              <w:br/>
            </w:r>
            <w:r w:rsidR="00576935" w:rsidRPr="00576935">
              <w:rPr>
                <w:rFonts w:ascii="Arial" w:hAnsi="Arial" w:cs="Arial"/>
                <w:sz w:val="20"/>
                <w:szCs w:val="20"/>
                <w:lang w:val="en-IN" w:eastAsia="en-IN" w:bidi="ar-SA"/>
              </w:rPr>
              <w:br/>
            </w:r>
            <w:r w:rsidR="00576935" w:rsidRPr="00576935">
              <w:rPr>
                <w:rFonts w:ascii="Arial" w:hAnsi="Arial" w:cs="Arial"/>
                <w:sz w:val="20"/>
                <w:szCs w:val="20"/>
                <w:lang w:val="en-IN" w:eastAsia="en-IN" w:bidi="ar-SA"/>
              </w:rPr>
              <w:br/>
            </w:r>
            <w:r w:rsidR="00576935" w:rsidRPr="00576935">
              <w:rPr>
                <w:rFonts w:ascii="Arial" w:hAnsi="Arial" w:cs="Arial"/>
                <w:sz w:val="20"/>
                <w:szCs w:val="20"/>
                <w:lang w:val="en-IN" w:eastAsia="en-IN" w:bidi="ar-SA"/>
              </w:rPr>
              <w:br/>
            </w:r>
            <w:r w:rsidR="00576935" w:rsidRPr="00576935">
              <w:rPr>
                <w:rFonts w:ascii="Arial" w:hAnsi="Arial" w:cs="Arial"/>
                <w:sz w:val="20"/>
                <w:szCs w:val="20"/>
                <w:lang w:val="en-IN" w:eastAsia="en-IN" w:bidi="ar-SA"/>
              </w:rPr>
              <w:br/>
              <w:t>Validate the Response Code and</w:t>
            </w:r>
            <w:r w:rsidR="00576935" w:rsidRPr="00576935">
              <w:rPr>
                <w:rFonts w:ascii="Arial" w:hAnsi="Arial" w:cs="Arial"/>
                <w:sz w:val="20"/>
                <w:szCs w:val="20"/>
                <w:lang w:val="en-IN" w:eastAsia="en-IN" w:bidi="ar-SA"/>
              </w:rPr>
              <w:br/>
              <w:t xml:space="preserve">response body </w:t>
            </w:r>
            <w:r w:rsidRPr="00576935">
              <w:rPr>
                <w:rFonts w:ascii="Arial" w:hAnsi="Arial" w:cs="Arial"/>
                <w:sz w:val="20"/>
                <w:szCs w:val="20"/>
                <w:lang w:val="en-IN" w:eastAsia="en-IN" w:bidi="ar-SA"/>
              </w:rPr>
              <w:t>received</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6683099" w14:textId="71C2B70B" w:rsidR="00576935" w:rsidRPr="00576935" w:rsidRDefault="00576935" w:rsidP="00576935">
            <w:pPr>
              <w:ind w:firstLine="0"/>
              <w:rPr>
                <w:rFonts w:ascii="Arial" w:hAnsi="Arial" w:cs="Arial"/>
                <w:sz w:val="20"/>
                <w:szCs w:val="20"/>
                <w:lang w:val="en-IN" w:eastAsia="en-IN" w:bidi="ar-SA"/>
              </w:rPr>
            </w:pPr>
            <w:r w:rsidRPr="00576935">
              <w:rPr>
                <w:rFonts w:ascii="Arial" w:hAnsi="Arial" w:cs="Arial"/>
                <w:b/>
                <w:bCs/>
                <w:sz w:val="20"/>
                <w:szCs w:val="20"/>
                <w:lang w:val="en-IN" w:eastAsia="en-IN" w:bidi="ar-SA"/>
              </w:rPr>
              <w:t xml:space="preserve">Request </w:t>
            </w:r>
            <w:proofErr w:type="gramStart"/>
            <w:r w:rsidRPr="00576935">
              <w:rPr>
                <w:rFonts w:ascii="Arial" w:hAnsi="Arial" w:cs="Arial"/>
                <w:b/>
                <w:bCs/>
                <w:sz w:val="20"/>
                <w:szCs w:val="20"/>
                <w:lang w:val="en-IN" w:eastAsia="en-IN" w:bidi="ar-SA"/>
              </w:rPr>
              <w:t>Body</w:t>
            </w:r>
            <w:r w:rsidRPr="00576935">
              <w:rPr>
                <w:rFonts w:ascii="Arial" w:hAnsi="Arial" w:cs="Arial"/>
                <w:sz w:val="20"/>
                <w:szCs w:val="20"/>
                <w:lang w:val="en-IN" w:eastAsia="en-IN" w:bidi="ar-SA"/>
              </w:rPr>
              <w:t>{</w:t>
            </w:r>
            <w:proofErr w:type="gramEnd"/>
            <w:r w:rsidRPr="00576935">
              <w:rPr>
                <w:rFonts w:ascii="Arial" w:hAnsi="Arial" w:cs="Arial"/>
                <w:sz w:val="20"/>
                <w:szCs w:val="20"/>
                <w:lang w:val="en-IN" w:eastAsia="en-IN" w:bidi="ar-SA"/>
              </w:rPr>
              <w:br/>
              <w:t>"email": "fadr_admin@eaton.com"</w:t>
            </w:r>
            <w:r w:rsidRPr="00576935">
              <w:rPr>
                <w:rFonts w:ascii="Arial" w:hAnsi="Arial" w:cs="Arial"/>
                <w:sz w:val="20"/>
                <w:szCs w:val="20"/>
                <w:lang w:val="en-IN" w:eastAsia="en-IN" w:bidi="ar-SA"/>
              </w:rPr>
              <w:br/>
              <w:t>}</w:t>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t xml:space="preserve">Response should be sent </w:t>
            </w:r>
            <w:r w:rsidR="00222399" w:rsidRPr="00576935">
              <w:rPr>
                <w:rFonts w:ascii="Arial" w:hAnsi="Arial" w:cs="Arial"/>
                <w:sz w:val="20"/>
                <w:szCs w:val="20"/>
                <w:lang w:val="en-IN" w:eastAsia="en-IN" w:bidi="ar-SA"/>
              </w:rPr>
              <w:t>successfully</w:t>
            </w:r>
            <w:r w:rsidRPr="00576935">
              <w:rPr>
                <w:rFonts w:ascii="Arial" w:hAnsi="Arial" w:cs="Arial"/>
                <w:sz w:val="20"/>
                <w:szCs w:val="20"/>
                <w:lang w:val="en-IN" w:eastAsia="en-IN" w:bidi="ar-SA"/>
              </w:rPr>
              <w:br/>
            </w:r>
            <w:r w:rsidRPr="00576935">
              <w:rPr>
                <w:rFonts w:ascii="Arial" w:hAnsi="Arial" w:cs="Arial"/>
                <w:sz w:val="20"/>
                <w:szCs w:val="20"/>
                <w:lang w:val="en-IN" w:eastAsia="en-IN" w:bidi="ar-SA"/>
              </w:rPr>
              <w:br/>
              <w:t>1.</w:t>
            </w:r>
            <w:r w:rsidRPr="00576935">
              <w:rPr>
                <w:rFonts w:ascii="Arial" w:hAnsi="Arial" w:cs="Arial"/>
                <w:b/>
                <w:bCs/>
                <w:sz w:val="20"/>
                <w:szCs w:val="20"/>
                <w:lang w:val="en-IN" w:eastAsia="en-IN" w:bidi="ar-SA"/>
              </w:rPr>
              <w:t xml:space="preserve"> Response Code</w:t>
            </w:r>
            <w:r w:rsidRPr="00576935">
              <w:rPr>
                <w:rFonts w:ascii="Arial" w:hAnsi="Arial" w:cs="Arial"/>
                <w:sz w:val="20"/>
                <w:szCs w:val="20"/>
                <w:lang w:val="en-IN" w:eastAsia="en-IN" w:bidi="ar-SA"/>
              </w:rPr>
              <w:t>: 400 (Bad Request)</w:t>
            </w:r>
            <w:r w:rsidRPr="00576935">
              <w:rPr>
                <w:rFonts w:ascii="Arial" w:hAnsi="Arial" w:cs="Arial"/>
                <w:sz w:val="20"/>
                <w:szCs w:val="20"/>
                <w:lang w:val="en-IN" w:eastAsia="en-IN" w:bidi="ar-SA"/>
              </w:rPr>
              <w:br/>
              <w:t xml:space="preserve">2. </w:t>
            </w:r>
            <w:r w:rsidRPr="00576935">
              <w:rPr>
                <w:rFonts w:ascii="Arial" w:hAnsi="Arial" w:cs="Arial"/>
                <w:b/>
                <w:bCs/>
                <w:sz w:val="20"/>
                <w:szCs w:val="20"/>
                <w:lang w:val="en-IN" w:eastAsia="en-IN" w:bidi="ar-SA"/>
              </w:rPr>
              <w:t>Response Body</w:t>
            </w:r>
            <w:r w:rsidRPr="00576935">
              <w:rPr>
                <w:rFonts w:ascii="Arial" w:hAnsi="Arial" w:cs="Arial"/>
                <w:sz w:val="20"/>
                <w:szCs w:val="20"/>
                <w:lang w:val="en-IN" w:eastAsia="en-IN" w:bidi="ar-SA"/>
              </w:rPr>
              <w:t>:</w:t>
            </w:r>
            <w:r w:rsidRPr="00576935">
              <w:rPr>
                <w:rFonts w:ascii="Arial" w:hAnsi="Arial" w:cs="Arial"/>
                <w:sz w:val="20"/>
                <w:szCs w:val="20"/>
                <w:lang w:val="en-IN" w:eastAsia="en-IN" w:bidi="ar-SA"/>
              </w:rPr>
              <w:br/>
              <w:t>{</w:t>
            </w:r>
            <w:r w:rsidRPr="00576935">
              <w:rPr>
                <w:rFonts w:ascii="Arial" w:hAnsi="Arial" w:cs="Arial"/>
                <w:sz w:val="20"/>
                <w:szCs w:val="20"/>
                <w:lang w:val="en-IN" w:eastAsia="en-IN" w:bidi="ar-SA"/>
              </w:rPr>
              <w:br/>
              <w:t>"</w:t>
            </w:r>
            <w:proofErr w:type="spellStart"/>
            <w:r w:rsidRPr="00576935">
              <w:rPr>
                <w:rFonts w:ascii="Arial" w:hAnsi="Arial" w:cs="Arial"/>
                <w:sz w:val="20"/>
                <w:szCs w:val="20"/>
                <w:lang w:val="en-IN" w:eastAsia="en-IN" w:bidi="ar-SA"/>
              </w:rPr>
              <w:t>errorCode</w:t>
            </w:r>
            <w:proofErr w:type="spellEnd"/>
            <w:r w:rsidRPr="00576935">
              <w:rPr>
                <w:rFonts w:ascii="Arial" w:hAnsi="Arial" w:cs="Arial"/>
                <w:sz w:val="20"/>
                <w:szCs w:val="20"/>
                <w:lang w:val="en-IN" w:eastAsia="en-IN" w:bidi="ar-SA"/>
              </w:rPr>
              <w:t>": 1001,</w:t>
            </w:r>
            <w:r w:rsidRPr="00576935">
              <w:rPr>
                <w:rFonts w:ascii="Arial" w:hAnsi="Arial" w:cs="Arial"/>
                <w:sz w:val="20"/>
                <w:szCs w:val="20"/>
                <w:lang w:val="en-IN" w:eastAsia="en-IN" w:bidi="ar-SA"/>
              </w:rPr>
              <w:br/>
              <w:t>"</w:t>
            </w:r>
            <w:proofErr w:type="spellStart"/>
            <w:r w:rsidRPr="00576935">
              <w:rPr>
                <w:rFonts w:ascii="Arial" w:hAnsi="Arial" w:cs="Arial"/>
                <w:sz w:val="20"/>
                <w:szCs w:val="20"/>
                <w:lang w:val="en-IN" w:eastAsia="en-IN" w:bidi="ar-SA"/>
              </w:rPr>
              <w:t>errorDescription</w:t>
            </w:r>
            <w:proofErr w:type="spellEnd"/>
            <w:r w:rsidRPr="00576935">
              <w:rPr>
                <w:rFonts w:ascii="Arial" w:hAnsi="Arial" w:cs="Arial"/>
                <w:sz w:val="20"/>
                <w:szCs w:val="20"/>
                <w:lang w:val="en-IN" w:eastAsia="en-IN" w:bidi="ar-SA"/>
              </w:rPr>
              <w:t xml:space="preserve">": "User name or password </w:t>
            </w:r>
            <w:r w:rsidRPr="00576935">
              <w:rPr>
                <w:rFonts w:ascii="Arial" w:hAnsi="Arial" w:cs="Arial"/>
                <w:sz w:val="20"/>
                <w:szCs w:val="20"/>
                <w:lang w:val="en-IN" w:eastAsia="en-IN" w:bidi="ar-SA"/>
              </w:rPr>
              <w:br/>
              <w:t>cannot be null or empty"</w:t>
            </w:r>
            <w:r w:rsidRPr="00576935">
              <w:rPr>
                <w:rFonts w:ascii="Arial" w:hAnsi="Arial" w:cs="Arial"/>
                <w:sz w:val="20"/>
                <w:szCs w:val="20"/>
                <w:lang w:val="en-IN" w:eastAsia="en-IN" w:bidi="ar-SA"/>
              </w:rPr>
              <w:br/>
              <w:t>}</w:t>
            </w:r>
          </w:p>
        </w:tc>
      </w:tr>
    </w:tbl>
    <w:p w14:paraId="478A0C8E" w14:textId="176DA86D" w:rsidR="009C5F75" w:rsidRDefault="00EE5E36" w:rsidP="00EE5E36">
      <w:pPr>
        <w:pStyle w:val="Caption"/>
        <w:ind w:firstLine="0"/>
      </w:pPr>
      <w:bookmarkStart w:id="76" w:name="_Toc59526525"/>
      <w:r>
        <w:t xml:space="preserve">Table </w:t>
      </w:r>
      <w:r w:rsidR="00A23492">
        <w:fldChar w:fldCharType="begin"/>
      </w:r>
      <w:r w:rsidR="00A23492">
        <w:instrText xml:space="preserve"> SEQ Table \* ARABIC </w:instrText>
      </w:r>
      <w:r w:rsidR="00A23492">
        <w:fldChar w:fldCharType="separate"/>
      </w:r>
      <w:r w:rsidR="00151D40">
        <w:rPr>
          <w:noProof/>
        </w:rPr>
        <w:t>3</w:t>
      </w:r>
      <w:r w:rsidR="00A23492">
        <w:rPr>
          <w:noProof/>
        </w:rPr>
        <w:fldChar w:fldCharType="end"/>
      </w:r>
      <w:r>
        <w:t>: Manual test plans for API</w:t>
      </w:r>
      <w:bookmarkEnd w:id="76"/>
    </w:p>
    <w:p w14:paraId="0DEEA2F3" w14:textId="31B06144" w:rsidR="009C5F75" w:rsidRDefault="00576935" w:rsidP="00576935">
      <w:pPr>
        <w:ind w:firstLine="0"/>
      </w:pPr>
      <w:r>
        <w:br w:type="page"/>
      </w:r>
    </w:p>
    <w:p w14:paraId="477FBFE4" w14:textId="6DCD230A" w:rsidR="009C5F75" w:rsidRDefault="009C5F75" w:rsidP="009C5F75">
      <w:pPr>
        <w:pStyle w:val="Heading2"/>
      </w:pPr>
      <w:bookmarkStart w:id="77" w:name="_Toc59526595"/>
      <w:r>
        <w:lastRenderedPageBreak/>
        <w:t>Manual Test plans for FADR Customer Registration – UI</w:t>
      </w:r>
      <w:bookmarkEnd w:id="77"/>
    </w:p>
    <w:tbl>
      <w:tblPr>
        <w:tblW w:w="0" w:type="dxa"/>
        <w:tblCellMar>
          <w:left w:w="0" w:type="dxa"/>
          <w:right w:w="0" w:type="dxa"/>
        </w:tblCellMar>
        <w:tblLook w:val="04A0" w:firstRow="1" w:lastRow="0" w:firstColumn="1" w:lastColumn="0" w:noHBand="0" w:noVBand="1"/>
      </w:tblPr>
      <w:tblGrid>
        <w:gridCol w:w="501"/>
        <w:gridCol w:w="1740"/>
        <w:gridCol w:w="1819"/>
        <w:gridCol w:w="3660"/>
        <w:gridCol w:w="2540"/>
      </w:tblGrid>
      <w:tr w:rsidR="009C5F75" w:rsidRPr="009C5F75" w14:paraId="0F866B0D" w14:textId="77777777" w:rsidTr="009C5F7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7CB4D"/>
            <w:tcMar>
              <w:top w:w="30" w:type="dxa"/>
              <w:left w:w="45" w:type="dxa"/>
              <w:bottom w:w="30" w:type="dxa"/>
              <w:right w:w="45" w:type="dxa"/>
            </w:tcMar>
            <w:vAlign w:val="bottom"/>
            <w:hideMark/>
          </w:tcPr>
          <w:p w14:paraId="5320BE62" w14:textId="77777777" w:rsidR="009C5F75" w:rsidRPr="009C5F75" w:rsidRDefault="009C5F75" w:rsidP="009C5F75">
            <w:pPr>
              <w:ind w:firstLine="0"/>
              <w:rPr>
                <w:rFonts w:ascii="Arial" w:hAnsi="Arial" w:cs="Arial"/>
                <w:b/>
                <w:sz w:val="20"/>
                <w:szCs w:val="20"/>
                <w:lang w:val="en-IN" w:eastAsia="en-IN" w:bidi="ar-SA"/>
              </w:rPr>
            </w:pPr>
            <w:r w:rsidRPr="009C5F75">
              <w:rPr>
                <w:rFonts w:ascii="Arial" w:hAnsi="Arial" w:cs="Arial"/>
                <w:b/>
                <w:sz w:val="20"/>
                <w:szCs w:val="20"/>
                <w:lang w:val="en-IN" w:eastAsia="en-IN" w:bidi="ar-SA"/>
              </w:rPr>
              <w:t>Sl. No.</w:t>
            </w:r>
          </w:p>
        </w:tc>
        <w:tc>
          <w:tcPr>
            <w:tcW w:w="0" w:type="auto"/>
            <w:tcBorders>
              <w:top w:val="single" w:sz="6" w:space="0" w:color="000000"/>
              <w:left w:val="single" w:sz="6" w:space="0" w:color="CCCCCC"/>
              <w:bottom w:val="single" w:sz="6" w:space="0" w:color="000000"/>
              <w:right w:val="single" w:sz="6" w:space="0" w:color="000000"/>
            </w:tcBorders>
            <w:shd w:val="clear" w:color="auto" w:fill="F7CB4D"/>
            <w:tcMar>
              <w:top w:w="30" w:type="dxa"/>
              <w:left w:w="45" w:type="dxa"/>
              <w:bottom w:w="30" w:type="dxa"/>
              <w:right w:w="45" w:type="dxa"/>
            </w:tcMar>
            <w:vAlign w:val="bottom"/>
            <w:hideMark/>
          </w:tcPr>
          <w:p w14:paraId="2A348E3E" w14:textId="77777777" w:rsidR="009C5F75" w:rsidRPr="009C5F75" w:rsidRDefault="009C5F75" w:rsidP="009C5F75">
            <w:pPr>
              <w:ind w:firstLine="0"/>
              <w:rPr>
                <w:rFonts w:ascii="Arial" w:hAnsi="Arial" w:cs="Arial"/>
                <w:b/>
                <w:sz w:val="20"/>
                <w:szCs w:val="20"/>
                <w:lang w:val="en-IN" w:eastAsia="en-IN" w:bidi="ar-SA"/>
              </w:rPr>
            </w:pPr>
            <w:r w:rsidRPr="009C5F75">
              <w:rPr>
                <w:rFonts w:ascii="Arial" w:hAnsi="Arial" w:cs="Arial"/>
                <w:b/>
                <w:sz w:val="20"/>
                <w:szCs w:val="20"/>
                <w:lang w:val="en-IN" w:eastAsia="en-IN" w:bidi="ar-SA"/>
              </w:rPr>
              <w:t>Test Scenario</w:t>
            </w:r>
          </w:p>
        </w:tc>
        <w:tc>
          <w:tcPr>
            <w:tcW w:w="0" w:type="auto"/>
            <w:tcBorders>
              <w:top w:val="single" w:sz="6" w:space="0" w:color="000000"/>
              <w:left w:val="single" w:sz="6" w:space="0" w:color="CCCCCC"/>
              <w:bottom w:val="single" w:sz="6" w:space="0" w:color="000000"/>
              <w:right w:val="single" w:sz="6" w:space="0" w:color="000000"/>
            </w:tcBorders>
            <w:shd w:val="clear" w:color="auto" w:fill="F7CB4D"/>
            <w:tcMar>
              <w:top w:w="30" w:type="dxa"/>
              <w:left w:w="45" w:type="dxa"/>
              <w:bottom w:w="30" w:type="dxa"/>
              <w:right w:w="45" w:type="dxa"/>
            </w:tcMar>
            <w:vAlign w:val="bottom"/>
            <w:hideMark/>
          </w:tcPr>
          <w:p w14:paraId="3D41B5CB" w14:textId="4E617845" w:rsidR="009C5F75" w:rsidRPr="009C5F75" w:rsidRDefault="0031680F" w:rsidP="009C5F75">
            <w:pPr>
              <w:ind w:firstLine="0"/>
              <w:rPr>
                <w:rFonts w:ascii="Arial" w:hAnsi="Arial" w:cs="Arial"/>
                <w:b/>
                <w:sz w:val="20"/>
                <w:szCs w:val="20"/>
                <w:lang w:val="en-IN" w:eastAsia="en-IN" w:bidi="ar-SA"/>
              </w:rPr>
            </w:pPr>
            <w:r w:rsidRPr="0031680F">
              <w:rPr>
                <w:rFonts w:ascii="Arial" w:hAnsi="Arial" w:cs="Arial"/>
                <w:b/>
                <w:sz w:val="20"/>
                <w:szCs w:val="20"/>
                <w:lang w:val="en-IN" w:eastAsia="en-IN" w:bidi="ar-SA"/>
              </w:rPr>
              <w:t>Precondition</w:t>
            </w:r>
          </w:p>
        </w:tc>
        <w:tc>
          <w:tcPr>
            <w:tcW w:w="0" w:type="auto"/>
            <w:tcBorders>
              <w:top w:val="single" w:sz="6" w:space="0" w:color="000000"/>
              <w:left w:val="single" w:sz="6" w:space="0" w:color="CCCCCC"/>
              <w:bottom w:val="single" w:sz="6" w:space="0" w:color="000000"/>
              <w:right w:val="single" w:sz="6" w:space="0" w:color="000000"/>
            </w:tcBorders>
            <w:shd w:val="clear" w:color="auto" w:fill="F7CB4D"/>
            <w:tcMar>
              <w:top w:w="30" w:type="dxa"/>
              <w:left w:w="45" w:type="dxa"/>
              <w:bottom w:w="30" w:type="dxa"/>
              <w:right w:w="45" w:type="dxa"/>
            </w:tcMar>
            <w:vAlign w:val="bottom"/>
            <w:hideMark/>
          </w:tcPr>
          <w:p w14:paraId="1CE7FB59" w14:textId="77777777" w:rsidR="009C5F75" w:rsidRPr="009C5F75" w:rsidRDefault="009C5F75" w:rsidP="009C5F75">
            <w:pPr>
              <w:ind w:firstLine="0"/>
              <w:rPr>
                <w:rFonts w:ascii="Arial" w:hAnsi="Arial" w:cs="Arial"/>
                <w:b/>
                <w:sz w:val="20"/>
                <w:szCs w:val="20"/>
                <w:lang w:val="en-IN" w:eastAsia="en-IN" w:bidi="ar-SA"/>
              </w:rPr>
            </w:pPr>
            <w:r w:rsidRPr="009C5F75">
              <w:rPr>
                <w:rFonts w:ascii="Arial" w:hAnsi="Arial" w:cs="Arial"/>
                <w:b/>
                <w:sz w:val="20"/>
                <w:szCs w:val="20"/>
                <w:lang w:val="en-IN" w:eastAsia="en-IN" w:bidi="ar-SA"/>
              </w:rPr>
              <w:t>Actions</w:t>
            </w:r>
          </w:p>
        </w:tc>
        <w:tc>
          <w:tcPr>
            <w:tcW w:w="0" w:type="auto"/>
            <w:tcBorders>
              <w:top w:val="single" w:sz="6" w:space="0" w:color="000000"/>
              <w:left w:val="single" w:sz="6" w:space="0" w:color="CCCCCC"/>
              <w:bottom w:val="single" w:sz="6" w:space="0" w:color="000000"/>
              <w:right w:val="single" w:sz="6" w:space="0" w:color="000000"/>
            </w:tcBorders>
            <w:shd w:val="clear" w:color="auto" w:fill="F7CB4D"/>
            <w:tcMar>
              <w:top w:w="30" w:type="dxa"/>
              <w:left w:w="45" w:type="dxa"/>
              <w:bottom w:w="30" w:type="dxa"/>
              <w:right w:w="45" w:type="dxa"/>
            </w:tcMar>
            <w:vAlign w:val="bottom"/>
            <w:hideMark/>
          </w:tcPr>
          <w:p w14:paraId="0AA24D91" w14:textId="77777777" w:rsidR="009C5F75" w:rsidRPr="009C5F75" w:rsidRDefault="009C5F75" w:rsidP="009C5F75">
            <w:pPr>
              <w:ind w:firstLine="0"/>
              <w:rPr>
                <w:rFonts w:ascii="Arial" w:hAnsi="Arial" w:cs="Arial"/>
                <w:b/>
                <w:sz w:val="20"/>
                <w:szCs w:val="20"/>
                <w:lang w:val="en-IN" w:eastAsia="en-IN" w:bidi="ar-SA"/>
              </w:rPr>
            </w:pPr>
            <w:r w:rsidRPr="009C5F75">
              <w:rPr>
                <w:rFonts w:ascii="Arial" w:hAnsi="Arial" w:cs="Arial"/>
                <w:b/>
                <w:sz w:val="20"/>
                <w:szCs w:val="20"/>
                <w:lang w:val="en-IN" w:eastAsia="en-IN" w:bidi="ar-SA"/>
              </w:rPr>
              <w:t>Expected Results</w:t>
            </w:r>
          </w:p>
        </w:tc>
      </w:tr>
      <w:tr w:rsidR="009C5F75" w:rsidRPr="009C5F75" w14:paraId="0F3CD317" w14:textId="77777777" w:rsidTr="009C5F7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2C58E1E" w14:textId="77777777" w:rsidR="009C5F75" w:rsidRPr="009C5F75" w:rsidRDefault="009C5F75" w:rsidP="009C5F75">
            <w:pPr>
              <w:ind w:firstLine="0"/>
              <w:jc w:val="right"/>
              <w:rPr>
                <w:rFonts w:ascii="Arial" w:hAnsi="Arial" w:cs="Arial"/>
                <w:sz w:val="20"/>
                <w:szCs w:val="20"/>
                <w:lang w:val="en-IN" w:eastAsia="en-IN" w:bidi="ar-SA"/>
              </w:rPr>
            </w:pPr>
            <w:r w:rsidRPr="009C5F75">
              <w:rPr>
                <w:rFonts w:ascii="Arial" w:hAnsi="Arial" w:cs="Arial"/>
                <w:sz w:val="20"/>
                <w:szCs w:val="20"/>
                <w:lang w:val="en-IN" w:eastAsia="en-IN" w:bidi="ar-SA"/>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FE9D7CF" w14:textId="77777777" w:rsidR="009C5F75" w:rsidRPr="009C5F75" w:rsidRDefault="009C5F75" w:rsidP="009C5F75">
            <w:pPr>
              <w:ind w:firstLine="0"/>
              <w:rPr>
                <w:rFonts w:ascii="Arial" w:hAnsi="Arial" w:cs="Arial"/>
                <w:sz w:val="20"/>
                <w:szCs w:val="20"/>
                <w:lang w:val="en-IN" w:eastAsia="en-IN" w:bidi="ar-SA"/>
              </w:rPr>
            </w:pPr>
            <w:r w:rsidRPr="009C5F75">
              <w:rPr>
                <w:rFonts w:ascii="Arial" w:hAnsi="Arial" w:cs="Arial"/>
                <w:sz w:val="20"/>
                <w:szCs w:val="20"/>
                <w:lang w:val="en-IN" w:eastAsia="en-IN" w:bidi="ar-SA"/>
              </w:rPr>
              <w:t>Login with Valid email and</w:t>
            </w:r>
            <w:r w:rsidRPr="009C5F75">
              <w:rPr>
                <w:rFonts w:ascii="Arial" w:hAnsi="Arial" w:cs="Arial"/>
                <w:sz w:val="20"/>
                <w:szCs w:val="20"/>
                <w:lang w:val="en-IN" w:eastAsia="en-IN" w:bidi="ar-SA"/>
              </w:rPr>
              <w:br/>
              <w:t>wrong password</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90901E8" w14:textId="6ADC154F" w:rsidR="009C5F75" w:rsidRPr="009C5F75" w:rsidRDefault="009C5F75" w:rsidP="009C5F75">
            <w:pPr>
              <w:ind w:firstLine="0"/>
              <w:rPr>
                <w:rFonts w:ascii="Arial" w:hAnsi="Arial" w:cs="Arial"/>
                <w:sz w:val="20"/>
                <w:szCs w:val="20"/>
                <w:lang w:val="en-IN" w:eastAsia="en-IN" w:bidi="ar-SA"/>
              </w:rPr>
            </w:pPr>
            <w:r w:rsidRPr="009C5F75">
              <w:rPr>
                <w:rFonts w:ascii="Arial" w:hAnsi="Arial" w:cs="Arial"/>
                <w:sz w:val="20"/>
                <w:szCs w:val="20"/>
                <w:lang w:val="en-IN" w:eastAsia="en-IN" w:bidi="ar-SA"/>
              </w:rPr>
              <w:t>The login page should be open in</w:t>
            </w:r>
            <w:r w:rsidRPr="009C5F75">
              <w:rPr>
                <w:rFonts w:ascii="Arial" w:hAnsi="Arial" w:cs="Arial"/>
                <w:sz w:val="20"/>
                <w:szCs w:val="20"/>
                <w:lang w:val="en-IN" w:eastAsia="en-IN" w:bidi="ar-SA"/>
              </w:rPr>
              <w:br/>
            </w:r>
            <w:r w:rsidR="0031680F" w:rsidRPr="009C5F75">
              <w:rPr>
                <w:rFonts w:ascii="Arial" w:hAnsi="Arial" w:cs="Arial"/>
                <w:sz w:val="20"/>
                <w:szCs w:val="20"/>
                <w:lang w:val="en-IN" w:eastAsia="en-IN" w:bidi="ar-SA"/>
              </w:rPr>
              <w:t>browser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99AF5B9" w14:textId="77777777" w:rsidR="009C5F75" w:rsidRPr="009C5F75" w:rsidRDefault="009C5F75" w:rsidP="009C5F75">
            <w:pPr>
              <w:ind w:firstLine="0"/>
              <w:rPr>
                <w:rFonts w:ascii="Arial" w:hAnsi="Arial" w:cs="Arial"/>
                <w:sz w:val="20"/>
                <w:szCs w:val="20"/>
                <w:lang w:val="en-IN" w:eastAsia="en-IN" w:bidi="ar-SA"/>
              </w:rPr>
            </w:pPr>
            <w:r w:rsidRPr="009C5F75">
              <w:rPr>
                <w:rFonts w:ascii="Arial" w:hAnsi="Arial" w:cs="Arial"/>
                <w:sz w:val="20"/>
                <w:szCs w:val="20"/>
                <w:lang w:val="en-IN" w:eastAsia="en-IN" w:bidi="ar-SA"/>
              </w:rPr>
              <w:t>1. The correct email address is entered</w:t>
            </w:r>
            <w:r w:rsidRPr="009C5F75">
              <w:rPr>
                <w:rFonts w:ascii="Arial" w:hAnsi="Arial" w:cs="Arial"/>
                <w:sz w:val="20"/>
                <w:szCs w:val="20"/>
                <w:lang w:val="en-IN" w:eastAsia="en-IN" w:bidi="ar-SA"/>
              </w:rPr>
              <w:br/>
              <w:t>"fadr_support_admin@eaton.com"</w:t>
            </w:r>
            <w:r w:rsidRPr="009C5F75">
              <w:rPr>
                <w:rFonts w:ascii="Arial" w:hAnsi="Arial" w:cs="Arial"/>
                <w:sz w:val="20"/>
                <w:szCs w:val="20"/>
                <w:lang w:val="en-IN" w:eastAsia="en-IN" w:bidi="ar-SA"/>
              </w:rPr>
              <w:br/>
              <w:t>2. A wrong password is entered</w:t>
            </w:r>
            <w:r w:rsidRPr="009C5F75">
              <w:rPr>
                <w:rFonts w:ascii="Arial" w:hAnsi="Arial" w:cs="Arial"/>
                <w:sz w:val="20"/>
                <w:szCs w:val="20"/>
                <w:lang w:val="en-IN" w:eastAsia="en-IN" w:bidi="ar-SA"/>
              </w:rPr>
              <w:br/>
              <w:t>"</w:t>
            </w:r>
            <w:proofErr w:type="spellStart"/>
            <w:r w:rsidRPr="009C5F75">
              <w:rPr>
                <w:rFonts w:ascii="Arial" w:hAnsi="Arial" w:cs="Arial"/>
                <w:sz w:val="20"/>
                <w:szCs w:val="20"/>
                <w:lang w:val="en-IN" w:eastAsia="en-IN" w:bidi="ar-SA"/>
              </w:rPr>
              <w:t>somerandompassword</w:t>
            </w:r>
            <w:proofErr w:type="spellEnd"/>
            <w:r w:rsidRPr="009C5F75">
              <w:rPr>
                <w:rFonts w:ascii="Arial" w:hAnsi="Arial" w:cs="Arial"/>
                <w:sz w:val="20"/>
                <w:szCs w:val="20"/>
                <w:lang w:val="en-IN" w:eastAsia="en-IN" w:bidi="ar-SA"/>
              </w:rPr>
              <w:t>"</w:t>
            </w:r>
            <w:r w:rsidRPr="009C5F75">
              <w:rPr>
                <w:rFonts w:ascii="Arial" w:hAnsi="Arial" w:cs="Arial"/>
                <w:sz w:val="20"/>
                <w:szCs w:val="20"/>
                <w:lang w:val="en-IN" w:eastAsia="en-IN" w:bidi="ar-SA"/>
              </w:rPr>
              <w:br/>
            </w:r>
            <w:r w:rsidRPr="009C5F75">
              <w:rPr>
                <w:rFonts w:ascii="Arial" w:hAnsi="Arial" w:cs="Arial"/>
                <w:sz w:val="20"/>
                <w:szCs w:val="20"/>
                <w:lang w:val="en-IN" w:eastAsia="en-IN" w:bidi="ar-SA"/>
              </w:rPr>
              <w:br/>
              <w:t>3. Click on Login button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8D1AF3F" w14:textId="77777777" w:rsidR="009C5F75" w:rsidRPr="009C5F75" w:rsidRDefault="009C5F75" w:rsidP="009C5F75">
            <w:pPr>
              <w:ind w:firstLine="0"/>
              <w:rPr>
                <w:rFonts w:ascii="Arial" w:hAnsi="Arial" w:cs="Arial"/>
                <w:sz w:val="20"/>
                <w:szCs w:val="20"/>
                <w:lang w:val="en-IN" w:eastAsia="en-IN" w:bidi="ar-SA"/>
              </w:rPr>
            </w:pPr>
            <w:r w:rsidRPr="009C5F75">
              <w:rPr>
                <w:rFonts w:ascii="Arial" w:hAnsi="Arial" w:cs="Arial"/>
                <w:sz w:val="20"/>
                <w:szCs w:val="20"/>
                <w:lang w:val="en-IN" w:eastAsia="en-IN" w:bidi="ar-SA"/>
              </w:rPr>
              <w:t xml:space="preserve">The user is returned to Home page of FADR with the </w:t>
            </w:r>
            <w:r w:rsidRPr="009C5F75">
              <w:rPr>
                <w:rFonts w:ascii="Arial" w:hAnsi="Arial" w:cs="Arial"/>
                <w:sz w:val="20"/>
                <w:szCs w:val="20"/>
                <w:lang w:val="en-IN" w:eastAsia="en-IN" w:bidi="ar-SA"/>
              </w:rPr>
              <w:br/>
              <w:t>message "Invalid credentials"</w:t>
            </w:r>
          </w:p>
        </w:tc>
      </w:tr>
      <w:tr w:rsidR="009C5F75" w:rsidRPr="009C5F75" w14:paraId="410B397A" w14:textId="77777777" w:rsidTr="009C5F7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2B7ACC9C" w14:textId="77777777" w:rsidR="009C5F75" w:rsidRPr="009C5F75" w:rsidRDefault="009C5F75" w:rsidP="009C5F75">
            <w:pPr>
              <w:ind w:firstLine="0"/>
              <w:jc w:val="right"/>
              <w:rPr>
                <w:rFonts w:ascii="Arial" w:hAnsi="Arial" w:cs="Arial"/>
                <w:sz w:val="20"/>
                <w:szCs w:val="20"/>
                <w:lang w:val="en-IN" w:eastAsia="en-IN" w:bidi="ar-SA"/>
              </w:rPr>
            </w:pPr>
            <w:r w:rsidRPr="009C5F75">
              <w:rPr>
                <w:rFonts w:ascii="Arial" w:hAnsi="Arial" w:cs="Arial"/>
                <w:sz w:val="20"/>
                <w:szCs w:val="20"/>
                <w:lang w:val="en-IN" w:eastAsia="en-IN" w:bidi="ar-SA"/>
              </w:rPr>
              <w:t>2</w:t>
            </w:r>
          </w:p>
        </w:tc>
        <w:tc>
          <w:tcPr>
            <w:tcW w:w="0" w:type="auto"/>
            <w:tcBorders>
              <w:top w:val="single" w:sz="6" w:space="0" w:color="CCCCCC"/>
              <w:left w:val="single" w:sz="6" w:space="0" w:color="CCCCCC"/>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21083971" w14:textId="77777777" w:rsidR="009C5F75" w:rsidRPr="009C5F75" w:rsidRDefault="009C5F75" w:rsidP="009C5F75">
            <w:pPr>
              <w:ind w:firstLine="0"/>
              <w:rPr>
                <w:rFonts w:ascii="Arial" w:hAnsi="Arial" w:cs="Arial"/>
                <w:sz w:val="20"/>
                <w:szCs w:val="20"/>
                <w:lang w:val="en-IN" w:eastAsia="en-IN" w:bidi="ar-SA"/>
              </w:rPr>
            </w:pPr>
            <w:r w:rsidRPr="009C5F75">
              <w:rPr>
                <w:rFonts w:ascii="Arial" w:hAnsi="Arial" w:cs="Arial"/>
                <w:sz w:val="20"/>
                <w:szCs w:val="20"/>
                <w:lang w:val="en-IN" w:eastAsia="en-IN" w:bidi="ar-SA"/>
              </w:rPr>
              <w:t>Login with incorrect email and</w:t>
            </w:r>
            <w:r w:rsidRPr="009C5F75">
              <w:rPr>
                <w:rFonts w:ascii="Arial" w:hAnsi="Arial" w:cs="Arial"/>
                <w:sz w:val="20"/>
                <w:szCs w:val="20"/>
                <w:lang w:val="en-IN" w:eastAsia="en-IN" w:bidi="ar-SA"/>
              </w:rPr>
              <w:br/>
              <w:t>valid password</w:t>
            </w:r>
          </w:p>
        </w:tc>
        <w:tc>
          <w:tcPr>
            <w:tcW w:w="0" w:type="auto"/>
            <w:tcBorders>
              <w:top w:val="single" w:sz="6" w:space="0" w:color="CCCCCC"/>
              <w:left w:val="single" w:sz="6" w:space="0" w:color="CCCCCC"/>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53906370" w14:textId="35539DD8" w:rsidR="009C5F75" w:rsidRPr="009C5F75" w:rsidRDefault="009C5F75" w:rsidP="009C5F75">
            <w:pPr>
              <w:ind w:firstLine="0"/>
              <w:rPr>
                <w:rFonts w:ascii="Arial" w:hAnsi="Arial" w:cs="Arial"/>
                <w:sz w:val="20"/>
                <w:szCs w:val="20"/>
                <w:lang w:val="en-IN" w:eastAsia="en-IN" w:bidi="ar-SA"/>
              </w:rPr>
            </w:pPr>
            <w:r w:rsidRPr="009C5F75">
              <w:rPr>
                <w:rFonts w:ascii="Arial" w:hAnsi="Arial" w:cs="Arial"/>
                <w:sz w:val="20"/>
                <w:szCs w:val="20"/>
                <w:lang w:val="en-IN" w:eastAsia="en-IN" w:bidi="ar-SA"/>
              </w:rPr>
              <w:t>The login page should be open in</w:t>
            </w:r>
            <w:r w:rsidRPr="009C5F75">
              <w:rPr>
                <w:rFonts w:ascii="Arial" w:hAnsi="Arial" w:cs="Arial"/>
                <w:sz w:val="20"/>
                <w:szCs w:val="20"/>
                <w:lang w:val="en-IN" w:eastAsia="en-IN" w:bidi="ar-SA"/>
              </w:rPr>
              <w:br/>
            </w:r>
            <w:r w:rsidR="0031680F" w:rsidRPr="009C5F75">
              <w:rPr>
                <w:rFonts w:ascii="Arial" w:hAnsi="Arial" w:cs="Arial"/>
                <w:sz w:val="20"/>
                <w:szCs w:val="20"/>
                <w:lang w:val="en-IN" w:eastAsia="en-IN" w:bidi="ar-SA"/>
              </w:rPr>
              <w:t>browser</w:t>
            </w:r>
          </w:p>
        </w:tc>
        <w:tc>
          <w:tcPr>
            <w:tcW w:w="0" w:type="auto"/>
            <w:tcBorders>
              <w:top w:val="single" w:sz="6" w:space="0" w:color="CCCCCC"/>
              <w:left w:val="single" w:sz="6" w:space="0" w:color="CCCCCC"/>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6543B326" w14:textId="2BA8DC02" w:rsidR="009C5F75" w:rsidRPr="009C5F75" w:rsidRDefault="009C5F75" w:rsidP="009C5F75">
            <w:pPr>
              <w:ind w:firstLine="0"/>
              <w:rPr>
                <w:rFonts w:ascii="Arial" w:hAnsi="Arial" w:cs="Arial"/>
                <w:sz w:val="20"/>
                <w:szCs w:val="20"/>
                <w:lang w:val="en-IN" w:eastAsia="en-IN" w:bidi="ar-SA"/>
              </w:rPr>
            </w:pPr>
            <w:r w:rsidRPr="009C5F75">
              <w:rPr>
                <w:rFonts w:ascii="Arial" w:hAnsi="Arial" w:cs="Arial"/>
                <w:sz w:val="20"/>
                <w:szCs w:val="20"/>
                <w:lang w:val="en-IN" w:eastAsia="en-IN" w:bidi="ar-SA"/>
              </w:rPr>
              <w:t xml:space="preserve">1. An </w:t>
            </w:r>
            <w:r w:rsidR="0031680F" w:rsidRPr="009C5F75">
              <w:rPr>
                <w:rFonts w:ascii="Arial" w:hAnsi="Arial" w:cs="Arial"/>
                <w:sz w:val="20"/>
                <w:szCs w:val="20"/>
                <w:lang w:val="en-IN" w:eastAsia="en-IN" w:bidi="ar-SA"/>
              </w:rPr>
              <w:t>incorrect</w:t>
            </w:r>
            <w:r w:rsidRPr="009C5F75">
              <w:rPr>
                <w:rFonts w:ascii="Arial" w:hAnsi="Arial" w:cs="Arial"/>
                <w:sz w:val="20"/>
                <w:szCs w:val="20"/>
                <w:lang w:val="en-IN" w:eastAsia="en-IN" w:bidi="ar-SA"/>
              </w:rPr>
              <w:t xml:space="preserve"> email is entered</w:t>
            </w:r>
            <w:r w:rsidRPr="009C5F75">
              <w:rPr>
                <w:rFonts w:ascii="Arial" w:hAnsi="Arial" w:cs="Arial"/>
                <w:sz w:val="20"/>
                <w:szCs w:val="20"/>
                <w:lang w:val="en-IN" w:eastAsia="en-IN" w:bidi="ar-SA"/>
              </w:rPr>
              <w:br/>
              <w:t>"admin@eaton.com"</w:t>
            </w:r>
            <w:r w:rsidRPr="009C5F75">
              <w:rPr>
                <w:rFonts w:ascii="Arial" w:hAnsi="Arial" w:cs="Arial"/>
                <w:sz w:val="20"/>
                <w:szCs w:val="20"/>
                <w:lang w:val="en-IN" w:eastAsia="en-IN" w:bidi="ar-SA"/>
              </w:rPr>
              <w:br/>
              <w:t>2. Valid password is entered</w:t>
            </w:r>
            <w:r w:rsidRPr="009C5F75">
              <w:rPr>
                <w:rFonts w:ascii="Arial" w:hAnsi="Arial" w:cs="Arial"/>
                <w:sz w:val="20"/>
                <w:szCs w:val="20"/>
                <w:lang w:val="en-IN" w:eastAsia="en-IN" w:bidi="ar-SA"/>
              </w:rPr>
              <w:br/>
              <w:t>"</w:t>
            </w:r>
            <w:proofErr w:type="spellStart"/>
            <w:r w:rsidRPr="009C5F75">
              <w:rPr>
                <w:rFonts w:ascii="Arial" w:hAnsi="Arial" w:cs="Arial"/>
                <w:sz w:val="20"/>
                <w:szCs w:val="20"/>
                <w:lang w:val="en-IN" w:eastAsia="en-IN" w:bidi="ar-SA"/>
              </w:rPr>
              <w:t>ValidPassword</w:t>
            </w:r>
            <w:proofErr w:type="spellEnd"/>
            <w:r w:rsidRPr="009C5F75">
              <w:rPr>
                <w:rFonts w:ascii="Arial" w:hAnsi="Arial" w:cs="Arial"/>
                <w:sz w:val="20"/>
                <w:szCs w:val="20"/>
                <w:lang w:val="en-IN" w:eastAsia="en-IN" w:bidi="ar-SA"/>
              </w:rPr>
              <w:t>"</w:t>
            </w:r>
            <w:r w:rsidRPr="009C5F75">
              <w:rPr>
                <w:rFonts w:ascii="Arial" w:hAnsi="Arial" w:cs="Arial"/>
                <w:sz w:val="20"/>
                <w:szCs w:val="20"/>
                <w:lang w:val="en-IN" w:eastAsia="en-IN" w:bidi="ar-SA"/>
              </w:rPr>
              <w:br/>
            </w:r>
            <w:r w:rsidRPr="009C5F75">
              <w:rPr>
                <w:rFonts w:ascii="Arial" w:hAnsi="Arial" w:cs="Arial"/>
                <w:sz w:val="20"/>
                <w:szCs w:val="20"/>
                <w:lang w:val="en-IN" w:eastAsia="en-IN" w:bidi="ar-SA"/>
              </w:rPr>
              <w:br/>
              <w:t>3. Click on the Login button</w:t>
            </w:r>
          </w:p>
        </w:tc>
        <w:tc>
          <w:tcPr>
            <w:tcW w:w="0" w:type="auto"/>
            <w:tcBorders>
              <w:top w:val="single" w:sz="6" w:space="0" w:color="CCCCCC"/>
              <w:left w:val="single" w:sz="6" w:space="0" w:color="CCCCCC"/>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713CB57C" w14:textId="77777777" w:rsidR="009C5F75" w:rsidRPr="009C5F75" w:rsidRDefault="009C5F75" w:rsidP="009C5F75">
            <w:pPr>
              <w:ind w:firstLine="0"/>
              <w:rPr>
                <w:rFonts w:ascii="Arial" w:hAnsi="Arial" w:cs="Arial"/>
                <w:sz w:val="20"/>
                <w:szCs w:val="20"/>
                <w:lang w:val="en-IN" w:eastAsia="en-IN" w:bidi="ar-SA"/>
              </w:rPr>
            </w:pPr>
            <w:r w:rsidRPr="009C5F75">
              <w:rPr>
                <w:rFonts w:ascii="Arial" w:hAnsi="Arial" w:cs="Arial"/>
                <w:sz w:val="20"/>
                <w:szCs w:val="20"/>
                <w:lang w:val="en-IN" w:eastAsia="en-IN" w:bidi="ar-SA"/>
              </w:rPr>
              <w:t xml:space="preserve">The user is returned to Home page of FADR with the </w:t>
            </w:r>
            <w:r w:rsidRPr="009C5F75">
              <w:rPr>
                <w:rFonts w:ascii="Arial" w:hAnsi="Arial" w:cs="Arial"/>
                <w:sz w:val="20"/>
                <w:szCs w:val="20"/>
                <w:lang w:val="en-IN" w:eastAsia="en-IN" w:bidi="ar-SA"/>
              </w:rPr>
              <w:br/>
              <w:t>message "Invalid credentials"</w:t>
            </w:r>
          </w:p>
        </w:tc>
      </w:tr>
      <w:tr w:rsidR="009C5F75" w:rsidRPr="009C5F75" w14:paraId="22CEE5FC" w14:textId="77777777" w:rsidTr="009C5F7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6A8D8A8" w14:textId="77777777" w:rsidR="009C5F75" w:rsidRPr="009C5F75" w:rsidRDefault="009C5F75" w:rsidP="009C5F75">
            <w:pPr>
              <w:ind w:firstLine="0"/>
              <w:jc w:val="right"/>
              <w:rPr>
                <w:rFonts w:ascii="Arial" w:hAnsi="Arial" w:cs="Arial"/>
                <w:sz w:val="20"/>
                <w:szCs w:val="20"/>
                <w:lang w:val="en-IN" w:eastAsia="en-IN" w:bidi="ar-SA"/>
              </w:rPr>
            </w:pPr>
            <w:r w:rsidRPr="009C5F75">
              <w:rPr>
                <w:rFonts w:ascii="Arial" w:hAnsi="Arial" w:cs="Arial"/>
                <w:sz w:val="20"/>
                <w:szCs w:val="20"/>
                <w:lang w:val="en-IN" w:eastAsia="en-IN" w:bidi="ar-SA"/>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68C8EFA" w14:textId="77777777" w:rsidR="009C5F75" w:rsidRPr="009C5F75" w:rsidRDefault="009C5F75" w:rsidP="009C5F75">
            <w:pPr>
              <w:ind w:firstLine="0"/>
              <w:rPr>
                <w:rFonts w:ascii="Arial" w:hAnsi="Arial" w:cs="Arial"/>
                <w:sz w:val="20"/>
                <w:szCs w:val="20"/>
                <w:lang w:val="en-IN" w:eastAsia="en-IN" w:bidi="ar-SA"/>
              </w:rPr>
            </w:pPr>
            <w:r w:rsidRPr="009C5F75">
              <w:rPr>
                <w:rFonts w:ascii="Arial" w:hAnsi="Arial" w:cs="Arial"/>
                <w:sz w:val="20"/>
                <w:szCs w:val="20"/>
                <w:lang w:val="en-IN" w:eastAsia="en-IN" w:bidi="ar-SA"/>
              </w:rPr>
              <w:t xml:space="preserve">Login with incorrect email and </w:t>
            </w:r>
            <w:r w:rsidRPr="009C5F75">
              <w:rPr>
                <w:rFonts w:ascii="Arial" w:hAnsi="Arial" w:cs="Arial"/>
                <w:sz w:val="20"/>
                <w:szCs w:val="20"/>
                <w:lang w:val="en-IN" w:eastAsia="en-IN" w:bidi="ar-SA"/>
              </w:rPr>
              <w:br/>
              <w:t>incorrect password</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95606E2" w14:textId="6FE9F285" w:rsidR="009C5F75" w:rsidRPr="009C5F75" w:rsidRDefault="009C5F75" w:rsidP="009C5F75">
            <w:pPr>
              <w:ind w:firstLine="0"/>
              <w:rPr>
                <w:rFonts w:ascii="Arial" w:hAnsi="Arial" w:cs="Arial"/>
                <w:sz w:val="20"/>
                <w:szCs w:val="20"/>
                <w:lang w:val="en-IN" w:eastAsia="en-IN" w:bidi="ar-SA"/>
              </w:rPr>
            </w:pPr>
            <w:r w:rsidRPr="009C5F75">
              <w:rPr>
                <w:rFonts w:ascii="Arial" w:hAnsi="Arial" w:cs="Arial"/>
                <w:sz w:val="20"/>
                <w:szCs w:val="20"/>
                <w:lang w:val="en-IN" w:eastAsia="en-IN" w:bidi="ar-SA"/>
              </w:rPr>
              <w:t>The login page should be open in</w:t>
            </w:r>
            <w:r w:rsidRPr="009C5F75">
              <w:rPr>
                <w:rFonts w:ascii="Arial" w:hAnsi="Arial" w:cs="Arial"/>
                <w:sz w:val="20"/>
                <w:szCs w:val="20"/>
                <w:lang w:val="en-IN" w:eastAsia="en-IN" w:bidi="ar-SA"/>
              </w:rPr>
              <w:br/>
            </w:r>
            <w:r w:rsidR="0031680F" w:rsidRPr="009C5F75">
              <w:rPr>
                <w:rFonts w:ascii="Arial" w:hAnsi="Arial" w:cs="Arial"/>
                <w:sz w:val="20"/>
                <w:szCs w:val="20"/>
                <w:lang w:val="en-IN" w:eastAsia="en-IN" w:bidi="ar-SA"/>
              </w:rPr>
              <w:t>browser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452BB88" w14:textId="17AC0DCE" w:rsidR="009C5F75" w:rsidRPr="009C5F75" w:rsidRDefault="009C5F75" w:rsidP="009C5F75">
            <w:pPr>
              <w:ind w:firstLine="0"/>
              <w:rPr>
                <w:rFonts w:ascii="Arial" w:hAnsi="Arial" w:cs="Arial"/>
                <w:sz w:val="20"/>
                <w:szCs w:val="20"/>
                <w:lang w:val="en-IN" w:eastAsia="en-IN" w:bidi="ar-SA"/>
              </w:rPr>
            </w:pPr>
            <w:r w:rsidRPr="009C5F75">
              <w:rPr>
                <w:rFonts w:ascii="Arial" w:hAnsi="Arial" w:cs="Arial"/>
                <w:sz w:val="20"/>
                <w:szCs w:val="20"/>
                <w:lang w:val="en-IN" w:eastAsia="en-IN" w:bidi="ar-SA"/>
              </w:rPr>
              <w:t>1. An incorrect email is entered</w:t>
            </w:r>
            <w:r w:rsidRPr="009C5F75">
              <w:rPr>
                <w:rFonts w:ascii="Arial" w:hAnsi="Arial" w:cs="Arial"/>
                <w:sz w:val="20"/>
                <w:szCs w:val="20"/>
                <w:lang w:val="en-IN" w:eastAsia="en-IN" w:bidi="ar-SA"/>
              </w:rPr>
              <w:br/>
              <w:t>"admin@eaton.com"</w:t>
            </w:r>
            <w:r w:rsidRPr="009C5F75">
              <w:rPr>
                <w:rFonts w:ascii="Arial" w:hAnsi="Arial" w:cs="Arial"/>
                <w:sz w:val="20"/>
                <w:szCs w:val="20"/>
                <w:lang w:val="en-IN" w:eastAsia="en-IN" w:bidi="ar-SA"/>
              </w:rPr>
              <w:br/>
              <w:t xml:space="preserve">2. An </w:t>
            </w:r>
            <w:r w:rsidR="0031680F" w:rsidRPr="009C5F75">
              <w:rPr>
                <w:rFonts w:ascii="Arial" w:hAnsi="Arial" w:cs="Arial"/>
                <w:sz w:val="20"/>
                <w:szCs w:val="20"/>
                <w:lang w:val="en-IN" w:eastAsia="en-IN" w:bidi="ar-SA"/>
              </w:rPr>
              <w:t>invalid</w:t>
            </w:r>
            <w:r w:rsidRPr="009C5F75">
              <w:rPr>
                <w:rFonts w:ascii="Arial" w:hAnsi="Arial" w:cs="Arial"/>
                <w:sz w:val="20"/>
                <w:szCs w:val="20"/>
                <w:lang w:val="en-IN" w:eastAsia="en-IN" w:bidi="ar-SA"/>
              </w:rPr>
              <w:t xml:space="preserve"> password is entered</w:t>
            </w:r>
            <w:r w:rsidRPr="009C5F75">
              <w:rPr>
                <w:rFonts w:ascii="Arial" w:hAnsi="Arial" w:cs="Arial"/>
                <w:sz w:val="20"/>
                <w:szCs w:val="20"/>
                <w:lang w:val="en-IN" w:eastAsia="en-IN" w:bidi="ar-SA"/>
              </w:rPr>
              <w:br/>
              <w:t>"</w:t>
            </w:r>
            <w:proofErr w:type="spellStart"/>
            <w:r w:rsidRPr="009C5F75">
              <w:rPr>
                <w:rFonts w:ascii="Arial" w:hAnsi="Arial" w:cs="Arial"/>
                <w:sz w:val="20"/>
                <w:szCs w:val="20"/>
                <w:lang w:val="en-IN" w:eastAsia="en-IN" w:bidi="ar-SA"/>
              </w:rPr>
              <w:t>Somerandompassword</w:t>
            </w:r>
            <w:proofErr w:type="spellEnd"/>
            <w:r w:rsidRPr="009C5F75">
              <w:rPr>
                <w:rFonts w:ascii="Arial" w:hAnsi="Arial" w:cs="Arial"/>
                <w:sz w:val="20"/>
                <w:szCs w:val="20"/>
                <w:lang w:val="en-IN" w:eastAsia="en-IN" w:bidi="ar-SA"/>
              </w:rPr>
              <w:t>"</w:t>
            </w:r>
            <w:r w:rsidRPr="009C5F75">
              <w:rPr>
                <w:rFonts w:ascii="Arial" w:hAnsi="Arial" w:cs="Arial"/>
                <w:sz w:val="20"/>
                <w:szCs w:val="20"/>
                <w:lang w:val="en-IN" w:eastAsia="en-IN" w:bidi="ar-SA"/>
              </w:rPr>
              <w:br/>
            </w:r>
            <w:r w:rsidRPr="009C5F75">
              <w:rPr>
                <w:rFonts w:ascii="Arial" w:hAnsi="Arial" w:cs="Arial"/>
                <w:sz w:val="20"/>
                <w:szCs w:val="20"/>
                <w:lang w:val="en-IN" w:eastAsia="en-IN" w:bidi="ar-SA"/>
              </w:rPr>
              <w:br/>
              <w:t>3. Click on the Login button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4F1296C" w14:textId="77777777" w:rsidR="009C5F75" w:rsidRPr="009C5F75" w:rsidRDefault="009C5F75" w:rsidP="009C5F75">
            <w:pPr>
              <w:ind w:firstLine="0"/>
              <w:rPr>
                <w:rFonts w:ascii="Arial" w:hAnsi="Arial" w:cs="Arial"/>
                <w:sz w:val="20"/>
                <w:szCs w:val="20"/>
                <w:lang w:val="en-IN" w:eastAsia="en-IN" w:bidi="ar-SA"/>
              </w:rPr>
            </w:pPr>
            <w:r w:rsidRPr="009C5F75">
              <w:rPr>
                <w:rFonts w:ascii="Arial" w:hAnsi="Arial" w:cs="Arial"/>
                <w:sz w:val="20"/>
                <w:szCs w:val="20"/>
                <w:lang w:val="en-IN" w:eastAsia="en-IN" w:bidi="ar-SA"/>
              </w:rPr>
              <w:t xml:space="preserve">The user is returned to Home page of FADR with the </w:t>
            </w:r>
            <w:r w:rsidRPr="009C5F75">
              <w:rPr>
                <w:rFonts w:ascii="Arial" w:hAnsi="Arial" w:cs="Arial"/>
                <w:sz w:val="20"/>
                <w:szCs w:val="20"/>
                <w:lang w:val="en-IN" w:eastAsia="en-IN" w:bidi="ar-SA"/>
              </w:rPr>
              <w:br/>
              <w:t>message "Invalid credentials"</w:t>
            </w:r>
          </w:p>
        </w:tc>
      </w:tr>
      <w:tr w:rsidR="009C5F75" w:rsidRPr="009C5F75" w14:paraId="1DE1F7A0" w14:textId="77777777" w:rsidTr="009C5F7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7659AE8A" w14:textId="77777777" w:rsidR="009C5F75" w:rsidRPr="009C5F75" w:rsidRDefault="009C5F75" w:rsidP="009C5F75">
            <w:pPr>
              <w:ind w:firstLine="0"/>
              <w:jc w:val="right"/>
              <w:rPr>
                <w:rFonts w:ascii="Arial" w:hAnsi="Arial" w:cs="Arial"/>
                <w:sz w:val="20"/>
                <w:szCs w:val="20"/>
                <w:lang w:val="en-IN" w:eastAsia="en-IN" w:bidi="ar-SA"/>
              </w:rPr>
            </w:pPr>
            <w:r w:rsidRPr="009C5F75">
              <w:rPr>
                <w:rFonts w:ascii="Arial" w:hAnsi="Arial" w:cs="Arial"/>
                <w:sz w:val="20"/>
                <w:szCs w:val="20"/>
                <w:lang w:val="en-IN" w:eastAsia="en-IN" w:bidi="ar-SA"/>
              </w:rPr>
              <w:t>4</w:t>
            </w:r>
          </w:p>
        </w:tc>
        <w:tc>
          <w:tcPr>
            <w:tcW w:w="0" w:type="auto"/>
            <w:tcBorders>
              <w:top w:val="single" w:sz="6" w:space="0" w:color="CCCCCC"/>
              <w:left w:val="single" w:sz="6" w:space="0" w:color="CCCCCC"/>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6989D499" w14:textId="77777777" w:rsidR="009C5F75" w:rsidRPr="009C5F75" w:rsidRDefault="009C5F75" w:rsidP="009C5F75">
            <w:pPr>
              <w:ind w:firstLine="0"/>
              <w:rPr>
                <w:rFonts w:ascii="Arial" w:hAnsi="Arial" w:cs="Arial"/>
                <w:sz w:val="20"/>
                <w:szCs w:val="20"/>
                <w:lang w:val="en-IN" w:eastAsia="en-IN" w:bidi="ar-SA"/>
              </w:rPr>
            </w:pPr>
            <w:r w:rsidRPr="009C5F75">
              <w:rPr>
                <w:rFonts w:ascii="Arial" w:hAnsi="Arial" w:cs="Arial"/>
                <w:sz w:val="20"/>
                <w:szCs w:val="20"/>
                <w:lang w:val="en-IN" w:eastAsia="en-IN" w:bidi="ar-SA"/>
              </w:rPr>
              <w:t>Login with invalid email format</w:t>
            </w:r>
          </w:p>
        </w:tc>
        <w:tc>
          <w:tcPr>
            <w:tcW w:w="0" w:type="auto"/>
            <w:tcBorders>
              <w:top w:val="single" w:sz="6" w:space="0" w:color="CCCCCC"/>
              <w:left w:val="single" w:sz="6" w:space="0" w:color="CCCCCC"/>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67ADE425" w14:textId="3BF9250A" w:rsidR="009C5F75" w:rsidRPr="009C5F75" w:rsidRDefault="009C5F75" w:rsidP="009C5F75">
            <w:pPr>
              <w:ind w:firstLine="0"/>
              <w:rPr>
                <w:rFonts w:ascii="Arial" w:hAnsi="Arial" w:cs="Arial"/>
                <w:sz w:val="20"/>
                <w:szCs w:val="20"/>
                <w:lang w:val="en-IN" w:eastAsia="en-IN" w:bidi="ar-SA"/>
              </w:rPr>
            </w:pPr>
            <w:r w:rsidRPr="009C5F75">
              <w:rPr>
                <w:rFonts w:ascii="Arial" w:hAnsi="Arial" w:cs="Arial"/>
                <w:sz w:val="20"/>
                <w:szCs w:val="20"/>
                <w:lang w:val="en-IN" w:eastAsia="en-IN" w:bidi="ar-SA"/>
              </w:rPr>
              <w:t>The login page should be open in</w:t>
            </w:r>
            <w:r w:rsidRPr="009C5F75">
              <w:rPr>
                <w:rFonts w:ascii="Arial" w:hAnsi="Arial" w:cs="Arial"/>
                <w:sz w:val="20"/>
                <w:szCs w:val="20"/>
                <w:lang w:val="en-IN" w:eastAsia="en-IN" w:bidi="ar-SA"/>
              </w:rPr>
              <w:br/>
            </w:r>
            <w:r w:rsidR="0031680F" w:rsidRPr="009C5F75">
              <w:rPr>
                <w:rFonts w:ascii="Arial" w:hAnsi="Arial" w:cs="Arial"/>
                <w:sz w:val="20"/>
                <w:szCs w:val="20"/>
                <w:lang w:val="en-IN" w:eastAsia="en-IN" w:bidi="ar-SA"/>
              </w:rPr>
              <w:t>browser</w:t>
            </w:r>
          </w:p>
        </w:tc>
        <w:tc>
          <w:tcPr>
            <w:tcW w:w="0" w:type="auto"/>
            <w:tcBorders>
              <w:top w:val="single" w:sz="6" w:space="0" w:color="CCCCCC"/>
              <w:left w:val="single" w:sz="6" w:space="0" w:color="CCCCCC"/>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1516553B" w14:textId="019C7647" w:rsidR="009C5F75" w:rsidRPr="009C5F75" w:rsidRDefault="009C5F75" w:rsidP="009C5F75">
            <w:pPr>
              <w:ind w:firstLine="0"/>
              <w:rPr>
                <w:rFonts w:ascii="Arial" w:hAnsi="Arial" w:cs="Arial"/>
                <w:sz w:val="20"/>
                <w:szCs w:val="20"/>
                <w:lang w:val="en-IN" w:eastAsia="en-IN" w:bidi="ar-SA"/>
              </w:rPr>
            </w:pPr>
            <w:r w:rsidRPr="009C5F75">
              <w:rPr>
                <w:rFonts w:ascii="Arial" w:hAnsi="Arial" w:cs="Arial"/>
                <w:sz w:val="20"/>
                <w:szCs w:val="20"/>
                <w:lang w:val="en-IN" w:eastAsia="en-IN" w:bidi="ar-SA"/>
              </w:rPr>
              <w:t xml:space="preserve">1.An </w:t>
            </w:r>
            <w:r w:rsidR="0031680F" w:rsidRPr="009C5F75">
              <w:rPr>
                <w:rFonts w:ascii="Arial" w:hAnsi="Arial" w:cs="Arial"/>
                <w:sz w:val="20"/>
                <w:szCs w:val="20"/>
                <w:lang w:val="en-IN" w:eastAsia="en-IN" w:bidi="ar-SA"/>
              </w:rPr>
              <w:t>incorrect</w:t>
            </w:r>
            <w:r w:rsidRPr="009C5F75">
              <w:rPr>
                <w:rFonts w:ascii="Arial" w:hAnsi="Arial" w:cs="Arial"/>
                <w:sz w:val="20"/>
                <w:szCs w:val="20"/>
                <w:lang w:val="en-IN" w:eastAsia="en-IN" w:bidi="ar-SA"/>
              </w:rPr>
              <w:t xml:space="preserve"> email </w:t>
            </w:r>
            <w:r w:rsidR="0031680F" w:rsidRPr="009C5F75">
              <w:rPr>
                <w:rFonts w:ascii="Arial" w:hAnsi="Arial" w:cs="Arial"/>
                <w:sz w:val="20"/>
                <w:szCs w:val="20"/>
                <w:lang w:val="en-IN" w:eastAsia="en-IN" w:bidi="ar-SA"/>
              </w:rPr>
              <w:t>format</w:t>
            </w:r>
            <w:r w:rsidRPr="009C5F75">
              <w:rPr>
                <w:rFonts w:ascii="Arial" w:hAnsi="Arial" w:cs="Arial"/>
                <w:sz w:val="20"/>
                <w:szCs w:val="20"/>
                <w:lang w:val="en-IN" w:eastAsia="en-IN" w:bidi="ar-SA"/>
              </w:rPr>
              <w:t xml:space="preserve"> is entered in the username</w:t>
            </w:r>
            <w:r w:rsidRPr="009C5F75">
              <w:rPr>
                <w:rFonts w:ascii="Arial" w:hAnsi="Arial" w:cs="Arial"/>
                <w:sz w:val="20"/>
                <w:szCs w:val="20"/>
                <w:lang w:val="en-IN" w:eastAsia="en-IN" w:bidi="ar-SA"/>
              </w:rPr>
              <w:br/>
              <w:t>input box "</w:t>
            </w:r>
            <w:proofErr w:type="spellStart"/>
            <w:r w:rsidRPr="009C5F75">
              <w:rPr>
                <w:rFonts w:ascii="Arial" w:hAnsi="Arial" w:cs="Arial"/>
                <w:sz w:val="20"/>
                <w:szCs w:val="20"/>
                <w:lang w:val="en-IN" w:eastAsia="en-IN" w:bidi="ar-SA"/>
              </w:rPr>
              <w:t>admin@eaton</w:t>
            </w:r>
            <w:proofErr w:type="spellEnd"/>
            <w:r w:rsidRPr="009C5F75">
              <w:rPr>
                <w:rFonts w:ascii="Arial" w:hAnsi="Arial" w:cs="Arial"/>
                <w:sz w:val="20"/>
                <w:szCs w:val="20"/>
                <w:lang w:val="en-IN" w:eastAsia="en-IN" w:bidi="ar-SA"/>
              </w:rPr>
              <w:t>"</w:t>
            </w:r>
          </w:p>
        </w:tc>
        <w:tc>
          <w:tcPr>
            <w:tcW w:w="0" w:type="auto"/>
            <w:tcBorders>
              <w:top w:val="single" w:sz="6" w:space="0" w:color="CCCCCC"/>
              <w:left w:val="single" w:sz="6" w:space="0" w:color="CCCCCC"/>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14D08098" w14:textId="77777777" w:rsidR="009C5F75" w:rsidRPr="009C5F75" w:rsidRDefault="009C5F75" w:rsidP="009C5F75">
            <w:pPr>
              <w:ind w:firstLine="0"/>
              <w:rPr>
                <w:rFonts w:ascii="Arial" w:hAnsi="Arial" w:cs="Arial"/>
                <w:sz w:val="20"/>
                <w:szCs w:val="20"/>
                <w:lang w:val="en-IN" w:eastAsia="en-IN" w:bidi="ar-SA"/>
              </w:rPr>
            </w:pPr>
            <w:r w:rsidRPr="009C5F75">
              <w:rPr>
                <w:rFonts w:ascii="Arial" w:hAnsi="Arial" w:cs="Arial"/>
                <w:sz w:val="20"/>
                <w:szCs w:val="20"/>
                <w:lang w:val="en-IN" w:eastAsia="en-IN" w:bidi="ar-SA"/>
              </w:rPr>
              <w:t>An error message below the email input field should be displayed</w:t>
            </w:r>
          </w:p>
        </w:tc>
      </w:tr>
      <w:tr w:rsidR="009C5F75" w:rsidRPr="009C5F75" w14:paraId="575E7A59" w14:textId="77777777" w:rsidTr="009C5F7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0E575A4" w14:textId="77777777" w:rsidR="009C5F75" w:rsidRPr="009C5F75" w:rsidRDefault="009C5F75" w:rsidP="009C5F75">
            <w:pPr>
              <w:ind w:firstLine="0"/>
              <w:jc w:val="right"/>
              <w:rPr>
                <w:rFonts w:ascii="Arial" w:hAnsi="Arial" w:cs="Arial"/>
                <w:sz w:val="20"/>
                <w:szCs w:val="20"/>
                <w:lang w:val="en-IN" w:eastAsia="en-IN" w:bidi="ar-SA"/>
              </w:rPr>
            </w:pPr>
            <w:r w:rsidRPr="009C5F75">
              <w:rPr>
                <w:rFonts w:ascii="Arial" w:hAnsi="Arial" w:cs="Arial"/>
                <w:sz w:val="20"/>
                <w:szCs w:val="20"/>
                <w:lang w:val="en-IN" w:eastAsia="en-IN" w:bidi="ar-SA"/>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DDED71C" w14:textId="77777777" w:rsidR="009C5F75" w:rsidRPr="009C5F75" w:rsidRDefault="009C5F75" w:rsidP="009C5F75">
            <w:pPr>
              <w:ind w:firstLine="0"/>
              <w:rPr>
                <w:rFonts w:ascii="Arial" w:hAnsi="Arial" w:cs="Arial"/>
                <w:sz w:val="20"/>
                <w:szCs w:val="20"/>
                <w:lang w:val="en-IN" w:eastAsia="en-IN" w:bidi="ar-SA"/>
              </w:rPr>
            </w:pPr>
            <w:r w:rsidRPr="009C5F75">
              <w:rPr>
                <w:rFonts w:ascii="Arial" w:hAnsi="Arial" w:cs="Arial"/>
                <w:sz w:val="20"/>
                <w:szCs w:val="20"/>
                <w:lang w:val="en-IN" w:eastAsia="en-IN" w:bidi="ar-SA"/>
              </w:rPr>
              <w:t>Remember Me checkbox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8EF58C3" w14:textId="6CF89EDE" w:rsidR="009C5F75" w:rsidRPr="009C5F75" w:rsidRDefault="009C5F75" w:rsidP="009C5F75">
            <w:pPr>
              <w:ind w:firstLine="0"/>
              <w:rPr>
                <w:rFonts w:ascii="Arial" w:hAnsi="Arial" w:cs="Arial"/>
                <w:sz w:val="20"/>
                <w:szCs w:val="20"/>
                <w:lang w:val="en-IN" w:eastAsia="en-IN" w:bidi="ar-SA"/>
              </w:rPr>
            </w:pPr>
            <w:r w:rsidRPr="009C5F75">
              <w:rPr>
                <w:rFonts w:ascii="Arial" w:hAnsi="Arial" w:cs="Arial"/>
                <w:sz w:val="20"/>
                <w:szCs w:val="20"/>
                <w:lang w:val="en-IN" w:eastAsia="en-IN" w:bidi="ar-SA"/>
              </w:rPr>
              <w:t>The login page should be open in</w:t>
            </w:r>
            <w:r w:rsidRPr="009C5F75">
              <w:rPr>
                <w:rFonts w:ascii="Arial" w:hAnsi="Arial" w:cs="Arial"/>
                <w:sz w:val="20"/>
                <w:szCs w:val="20"/>
                <w:lang w:val="en-IN" w:eastAsia="en-IN" w:bidi="ar-SA"/>
              </w:rPr>
              <w:br/>
            </w:r>
            <w:r w:rsidR="0031680F" w:rsidRPr="009C5F75">
              <w:rPr>
                <w:rFonts w:ascii="Arial" w:hAnsi="Arial" w:cs="Arial"/>
                <w:sz w:val="20"/>
                <w:szCs w:val="20"/>
                <w:lang w:val="en-IN" w:eastAsia="en-IN" w:bidi="ar-SA"/>
              </w:rPr>
              <w:t>browser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12D2581" w14:textId="30CC16A7" w:rsidR="009C5F75" w:rsidRPr="009C5F75" w:rsidRDefault="009C5F75" w:rsidP="009C5F75">
            <w:pPr>
              <w:ind w:firstLine="0"/>
              <w:rPr>
                <w:rFonts w:ascii="Arial" w:hAnsi="Arial" w:cs="Arial"/>
                <w:sz w:val="20"/>
                <w:szCs w:val="20"/>
                <w:lang w:val="en-IN" w:eastAsia="en-IN" w:bidi="ar-SA"/>
              </w:rPr>
            </w:pPr>
            <w:r w:rsidRPr="009C5F75">
              <w:rPr>
                <w:rFonts w:ascii="Arial" w:hAnsi="Arial" w:cs="Arial"/>
                <w:sz w:val="20"/>
                <w:szCs w:val="20"/>
                <w:lang w:val="en-IN" w:eastAsia="en-IN" w:bidi="ar-SA"/>
              </w:rPr>
              <w:t>1. Login into the application with correct credentials</w:t>
            </w:r>
            <w:r w:rsidRPr="009C5F75">
              <w:rPr>
                <w:rFonts w:ascii="Arial" w:hAnsi="Arial" w:cs="Arial"/>
                <w:sz w:val="20"/>
                <w:szCs w:val="20"/>
                <w:lang w:val="en-IN" w:eastAsia="en-IN" w:bidi="ar-SA"/>
              </w:rPr>
              <w:br/>
              <w:t>and remember me check box uncheck.</w:t>
            </w:r>
            <w:r w:rsidRPr="009C5F75">
              <w:rPr>
                <w:rFonts w:ascii="Arial" w:hAnsi="Arial" w:cs="Arial"/>
                <w:sz w:val="20"/>
                <w:szCs w:val="20"/>
                <w:lang w:val="en-IN" w:eastAsia="en-IN" w:bidi="ar-SA"/>
              </w:rPr>
              <w:br/>
              <w:t>2. Logout and return to login page.</w:t>
            </w:r>
            <w:r w:rsidRPr="009C5F75">
              <w:rPr>
                <w:rFonts w:ascii="Arial" w:hAnsi="Arial" w:cs="Arial"/>
                <w:sz w:val="20"/>
                <w:szCs w:val="20"/>
                <w:lang w:val="en-IN" w:eastAsia="en-IN" w:bidi="ar-SA"/>
              </w:rPr>
              <w:br/>
            </w:r>
            <w:r w:rsidRPr="009C5F75">
              <w:rPr>
                <w:rFonts w:ascii="Arial" w:hAnsi="Arial" w:cs="Arial"/>
                <w:sz w:val="20"/>
                <w:szCs w:val="20"/>
                <w:lang w:val="en-IN" w:eastAsia="en-IN" w:bidi="ar-SA"/>
              </w:rPr>
              <w:br/>
              <w:t xml:space="preserve">3. Verify is the username field is </w:t>
            </w:r>
            <w:r w:rsidR="0031680F" w:rsidRPr="009C5F75">
              <w:rPr>
                <w:rFonts w:ascii="Arial" w:hAnsi="Arial" w:cs="Arial"/>
                <w:sz w:val="20"/>
                <w:szCs w:val="20"/>
                <w:lang w:val="en-IN" w:eastAsia="en-IN" w:bidi="ar-SA"/>
              </w:rPr>
              <w:t>auto filled</w:t>
            </w:r>
            <w:r w:rsidRPr="009C5F75">
              <w:rPr>
                <w:rFonts w:ascii="Arial" w:hAnsi="Arial" w:cs="Arial"/>
                <w:sz w:val="20"/>
                <w:szCs w:val="20"/>
                <w:lang w:val="en-IN" w:eastAsia="en-IN" w:bidi="ar-SA"/>
              </w:rPr>
              <w:t>.</w:t>
            </w:r>
            <w:r w:rsidRPr="009C5F75">
              <w:rPr>
                <w:rFonts w:ascii="Arial" w:hAnsi="Arial" w:cs="Arial"/>
                <w:sz w:val="20"/>
                <w:szCs w:val="20"/>
                <w:lang w:val="en-IN" w:eastAsia="en-IN" w:bidi="ar-SA"/>
              </w:rPr>
              <w:br/>
            </w:r>
            <w:r w:rsidRPr="009C5F75">
              <w:rPr>
                <w:rFonts w:ascii="Arial" w:hAnsi="Arial" w:cs="Arial"/>
                <w:sz w:val="20"/>
                <w:szCs w:val="20"/>
                <w:lang w:val="en-IN" w:eastAsia="en-IN" w:bidi="ar-SA"/>
              </w:rPr>
              <w:br/>
            </w:r>
            <w:r w:rsidRPr="009C5F75">
              <w:rPr>
                <w:rFonts w:ascii="Arial" w:hAnsi="Arial" w:cs="Arial"/>
                <w:sz w:val="20"/>
                <w:szCs w:val="20"/>
                <w:lang w:val="en-IN" w:eastAsia="en-IN" w:bidi="ar-SA"/>
              </w:rPr>
              <w:br/>
            </w:r>
            <w:r w:rsidRPr="009C5F75">
              <w:rPr>
                <w:rFonts w:ascii="Arial" w:hAnsi="Arial" w:cs="Arial"/>
                <w:sz w:val="20"/>
                <w:szCs w:val="20"/>
                <w:lang w:val="en-IN" w:eastAsia="en-IN" w:bidi="ar-SA"/>
              </w:rPr>
              <w:br/>
              <w:t>4. Login into the application with correct credentials</w:t>
            </w:r>
            <w:r w:rsidRPr="009C5F75">
              <w:rPr>
                <w:rFonts w:ascii="Arial" w:hAnsi="Arial" w:cs="Arial"/>
                <w:sz w:val="20"/>
                <w:szCs w:val="20"/>
                <w:lang w:val="en-IN" w:eastAsia="en-IN" w:bidi="ar-SA"/>
              </w:rPr>
              <w:br/>
              <w:t>and remember me check box checked.</w:t>
            </w:r>
            <w:r w:rsidRPr="009C5F75">
              <w:rPr>
                <w:rFonts w:ascii="Arial" w:hAnsi="Arial" w:cs="Arial"/>
                <w:sz w:val="20"/>
                <w:szCs w:val="20"/>
                <w:lang w:val="en-IN" w:eastAsia="en-IN" w:bidi="ar-SA"/>
              </w:rPr>
              <w:br/>
              <w:t>5. Logout and return to login page.</w:t>
            </w:r>
            <w:r w:rsidRPr="009C5F75">
              <w:rPr>
                <w:rFonts w:ascii="Arial" w:hAnsi="Arial" w:cs="Arial"/>
                <w:sz w:val="20"/>
                <w:szCs w:val="20"/>
                <w:lang w:val="en-IN" w:eastAsia="en-IN" w:bidi="ar-SA"/>
              </w:rPr>
              <w:br/>
            </w:r>
            <w:r w:rsidRPr="009C5F75">
              <w:rPr>
                <w:rFonts w:ascii="Arial" w:hAnsi="Arial" w:cs="Arial"/>
                <w:sz w:val="20"/>
                <w:szCs w:val="20"/>
                <w:lang w:val="en-IN" w:eastAsia="en-IN" w:bidi="ar-SA"/>
              </w:rPr>
              <w:br/>
              <w:t xml:space="preserve">6. Verify is the username field is </w:t>
            </w:r>
            <w:r w:rsidR="0031680F" w:rsidRPr="009C5F75">
              <w:rPr>
                <w:rFonts w:ascii="Arial" w:hAnsi="Arial" w:cs="Arial"/>
                <w:sz w:val="20"/>
                <w:szCs w:val="20"/>
                <w:lang w:val="en-IN" w:eastAsia="en-IN" w:bidi="ar-SA"/>
              </w:rPr>
              <w:t>auto filled</w:t>
            </w:r>
            <w:r w:rsidRPr="009C5F75">
              <w:rPr>
                <w:rFonts w:ascii="Arial" w:hAnsi="Arial" w:cs="Arial"/>
                <w:sz w:val="20"/>
                <w:szCs w:val="20"/>
                <w:lang w:val="en-IN" w:eastAsia="en-IN" w:bidi="ar-SA"/>
              </w:rPr>
              <w: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C049895" w14:textId="7C5ADA0C" w:rsidR="009C5F75" w:rsidRPr="009C5F75" w:rsidRDefault="009C5F75" w:rsidP="009C5F75">
            <w:pPr>
              <w:ind w:firstLine="0"/>
              <w:rPr>
                <w:rFonts w:ascii="Arial" w:hAnsi="Arial" w:cs="Arial"/>
                <w:sz w:val="20"/>
                <w:szCs w:val="20"/>
                <w:lang w:val="en-IN" w:eastAsia="en-IN" w:bidi="ar-SA"/>
              </w:rPr>
            </w:pPr>
            <w:r w:rsidRPr="009C5F75">
              <w:rPr>
                <w:rFonts w:ascii="Arial" w:hAnsi="Arial" w:cs="Arial"/>
                <w:sz w:val="20"/>
                <w:szCs w:val="20"/>
                <w:lang w:val="en-IN" w:eastAsia="en-IN" w:bidi="ar-SA"/>
              </w:rPr>
              <w:t xml:space="preserve">The username field should not be </w:t>
            </w:r>
            <w:r w:rsidR="0031680F" w:rsidRPr="009C5F75">
              <w:rPr>
                <w:rFonts w:ascii="Arial" w:hAnsi="Arial" w:cs="Arial"/>
                <w:sz w:val="20"/>
                <w:szCs w:val="20"/>
                <w:lang w:val="en-IN" w:eastAsia="en-IN" w:bidi="ar-SA"/>
              </w:rPr>
              <w:t>auto filled</w:t>
            </w:r>
            <w:r w:rsidRPr="009C5F75">
              <w:rPr>
                <w:rFonts w:ascii="Arial" w:hAnsi="Arial" w:cs="Arial"/>
                <w:sz w:val="20"/>
                <w:szCs w:val="20"/>
                <w:lang w:val="en-IN" w:eastAsia="en-IN" w:bidi="ar-SA"/>
              </w:rPr>
              <w:t>.</w:t>
            </w:r>
            <w:r w:rsidRPr="009C5F75">
              <w:rPr>
                <w:rFonts w:ascii="Arial" w:hAnsi="Arial" w:cs="Arial"/>
                <w:sz w:val="20"/>
                <w:szCs w:val="20"/>
                <w:lang w:val="en-IN" w:eastAsia="en-IN" w:bidi="ar-SA"/>
              </w:rPr>
              <w:br/>
            </w:r>
            <w:r w:rsidRPr="009C5F75">
              <w:rPr>
                <w:rFonts w:ascii="Arial" w:hAnsi="Arial" w:cs="Arial"/>
                <w:sz w:val="20"/>
                <w:szCs w:val="20"/>
                <w:lang w:val="en-IN" w:eastAsia="en-IN" w:bidi="ar-SA"/>
              </w:rPr>
              <w:br/>
            </w:r>
            <w:r w:rsidRPr="009C5F75">
              <w:rPr>
                <w:rFonts w:ascii="Arial" w:hAnsi="Arial" w:cs="Arial"/>
                <w:sz w:val="20"/>
                <w:szCs w:val="20"/>
                <w:lang w:val="en-IN" w:eastAsia="en-IN" w:bidi="ar-SA"/>
              </w:rPr>
              <w:br/>
            </w:r>
            <w:r w:rsidRPr="009C5F75">
              <w:rPr>
                <w:rFonts w:ascii="Arial" w:hAnsi="Arial" w:cs="Arial"/>
                <w:sz w:val="20"/>
                <w:szCs w:val="20"/>
                <w:lang w:val="en-IN" w:eastAsia="en-IN" w:bidi="ar-SA"/>
              </w:rPr>
              <w:br/>
            </w:r>
            <w:r w:rsidRPr="009C5F75">
              <w:rPr>
                <w:rFonts w:ascii="Arial" w:hAnsi="Arial" w:cs="Arial"/>
                <w:sz w:val="20"/>
                <w:szCs w:val="20"/>
                <w:lang w:val="en-IN" w:eastAsia="en-IN" w:bidi="ar-SA"/>
              </w:rPr>
              <w:br/>
            </w:r>
            <w:r w:rsidRPr="009C5F75">
              <w:rPr>
                <w:rFonts w:ascii="Arial" w:hAnsi="Arial" w:cs="Arial"/>
                <w:sz w:val="20"/>
                <w:szCs w:val="20"/>
                <w:lang w:val="en-IN" w:eastAsia="en-IN" w:bidi="ar-SA"/>
              </w:rPr>
              <w:br/>
            </w:r>
            <w:r w:rsidRPr="009C5F75">
              <w:rPr>
                <w:rFonts w:ascii="Arial" w:hAnsi="Arial" w:cs="Arial"/>
                <w:sz w:val="20"/>
                <w:szCs w:val="20"/>
                <w:lang w:val="en-IN" w:eastAsia="en-IN" w:bidi="ar-SA"/>
              </w:rPr>
              <w:br/>
            </w:r>
            <w:r w:rsidRPr="009C5F75">
              <w:rPr>
                <w:rFonts w:ascii="Arial" w:hAnsi="Arial" w:cs="Arial"/>
                <w:sz w:val="20"/>
                <w:szCs w:val="20"/>
                <w:lang w:val="en-IN" w:eastAsia="en-IN" w:bidi="ar-SA"/>
              </w:rPr>
              <w:br/>
              <w:t>The username field should be filled with email of last user.</w:t>
            </w:r>
          </w:p>
        </w:tc>
      </w:tr>
      <w:tr w:rsidR="009C5F75" w:rsidRPr="009C5F75" w14:paraId="0F2EEA76" w14:textId="77777777" w:rsidTr="009C5F7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5E8889AA" w14:textId="77777777" w:rsidR="009C5F75" w:rsidRPr="009C5F75" w:rsidRDefault="009C5F75" w:rsidP="009C5F75">
            <w:pPr>
              <w:ind w:firstLine="0"/>
              <w:jc w:val="right"/>
              <w:rPr>
                <w:rFonts w:ascii="Arial" w:hAnsi="Arial" w:cs="Arial"/>
                <w:sz w:val="20"/>
                <w:szCs w:val="20"/>
                <w:lang w:val="en-IN" w:eastAsia="en-IN" w:bidi="ar-SA"/>
              </w:rPr>
            </w:pPr>
            <w:r w:rsidRPr="009C5F75">
              <w:rPr>
                <w:rFonts w:ascii="Arial" w:hAnsi="Arial" w:cs="Arial"/>
                <w:sz w:val="20"/>
                <w:szCs w:val="20"/>
                <w:lang w:val="en-IN" w:eastAsia="en-IN" w:bidi="ar-SA"/>
              </w:rPr>
              <w:t>6</w:t>
            </w:r>
          </w:p>
        </w:tc>
        <w:tc>
          <w:tcPr>
            <w:tcW w:w="0" w:type="auto"/>
            <w:tcBorders>
              <w:top w:val="single" w:sz="6" w:space="0" w:color="CCCCCC"/>
              <w:left w:val="single" w:sz="6" w:space="0" w:color="CCCCCC"/>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371616B9" w14:textId="77777777" w:rsidR="009C5F75" w:rsidRPr="009C5F75" w:rsidRDefault="009C5F75" w:rsidP="009C5F75">
            <w:pPr>
              <w:ind w:firstLine="0"/>
              <w:rPr>
                <w:rFonts w:ascii="Arial" w:hAnsi="Arial" w:cs="Arial"/>
                <w:sz w:val="20"/>
                <w:szCs w:val="20"/>
                <w:lang w:val="en-IN" w:eastAsia="en-IN" w:bidi="ar-SA"/>
              </w:rPr>
            </w:pPr>
            <w:r w:rsidRPr="009C5F75">
              <w:rPr>
                <w:rFonts w:ascii="Arial" w:hAnsi="Arial" w:cs="Arial"/>
                <w:sz w:val="20"/>
                <w:szCs w:val="20"/>
                <w:lang w:val="en-IN" w:eastAsia="en-IN" w:bidi="ar-SA"/>
              </w:rPr>
              <w:t>Forgot password functionality</w:t>
            </w:r>
          </w:p>
        </w:tc>
        <w:tc>
          <w:tcPr>
            <w:tcW w:w="0" w:type="auto"/>
            <w:tcBorders>
              <w:top w:val="single" w:sz="6" w:space="0" w:color="CCCCCC"/>
              <w:left w:val="single" w:sz="6" w:space="0" w:color="CCCCCC"/>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65729A7C" w14:textId="0EAC6F6A" w:rsidR="009C5F75" w:rsidRPr="009C5F75" w:rsidRDefault="009C5F75" w:rsidP="009C5F75">
            <w:pPr>
              <w:ind w:firstLine="0"/>
              <w:rPr>
                <w:rFonts w:ascii="Arial" w:hAnsi="Arial" w:cs="Arial"/>
                <w:sz w:val="20"/>
                <w:szCs w:val="20"/>
                <w:lang w:val="en-IN" w:eastAsia="en-IN" w:bidi="ar-SA"/>
              </w:rPr>
            </w:pPr>
            <w:r w:rsidRPr="009C5F75">
              <w:rPr>
                <w:rFonts w:ascii="Arial" w:hAnsi="Arial" w:cs="Arial"/>
                <w:sz w:val="20"/>
                <w:szCs w:val="20"/>
                <w:lang w:val="en-IN" w:eastAsia="en-IN" w:bidi="ar-SA"/>
              </w:rPr>
              <w:t>The login page should be open in</w:t>
            </w:r>
            <w:r w:rsidRPr="009C5F75">
              <w:rPr>
                <w:rFonts w:ascii="Arial" w:hAnsi="Arial" w:cs="Arial"/>
                <w:sz w:val="20"/>
                <w:szCs w:val="20"/>
                <w:lang w:val="en-IN" w:eastAsia="en-IN" w:bidi="ar-SA"/>
              </w:rPr>
              <w:br/>
            </w:r>
            <w:r w:rsidR="0031680F" w:rsidRPr="009C5F75">
              <w:rPr>
                <w:rFonts w:ascii="Arial" w:hAnsi="Arial" w:cs="Arial"/>
                <w:sz w:val="20"/>
                <w:szCs w:val="20"/>
                <w:lang w:val="en-IN" w:eastAsia="en-IN" w:bidi="ar-SA"/>
              </w:rPr>
              <w:t>browser</w:t>
            </w:r>
          </w:p>
        </w:tc>
        <w:tc>
          <w:tcPr>
            <w:tcW w:w="0" w:type="auto"/>
            <w:tcBorders>
              <w:top w:val="single" w:sz="6" w:space="0" w:color="CCCCCC"/>
              <w:left w:val="single" w:sz="6" w:space="0" w:color="CCCCCC"/>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789D7ABC" w14:textId="77777777" w:rsidR="009C5F75" w:rsidRPr="009C5F75" w:rsidRDefault="009C5F75" w:rsidP="009C5F75">
            <w:pPr>
              <w:ind w:firstLine="0"/>
              <w:rPr>
                <w:rFonts w:ascii="Arial" w:hAnsi="Arial" w:cs="Arial"/>
                <w:sz w:val="20"/>
                <w:szCs w:val="20"/>
                <w:lang w:val="en-IN" w:eastAsia="en-IN" w:bidi="ar-SA"/>
              </w:rPr>
            </w:pPr>
            <w:r w:rsidRPr="009C5F75">
              <w:rPr>
                <w:rFonts w:ascii="Arial" w:hAnsi="Arial" w:cs="Arial"/>
                <w:sz w:val="20"/>
                <w:szCs w:val="20"/>
                <w:lang w:val="en-IN" w:eastAsia="en-IN" w:bidi="ar-SA"/>
              </w:rPr>
              <w:t>Click on the forgot password link</w:t>
            </w:r>
            <w:r w:rsidRPr="009C5F75">
              <w:rPr>
                <w:rFonts w:ascii="Arial" w:hAnsi="Arial" w:cs="Arial"/>
                <w:sz w:val="20"/>
                <w:szCs w:val="20"/>
                <w:lang w:val="en-IN" w:eastAsia="en-IN" w:bidi="ar-SA"/>
              </w:rPr>
              <w:br/>
              <w:t>on the login page</w:t>
            </w:r>
          </w:p>
        </w:tc>
        <w:tc>
          <w:tcPr>
            <w:tcW w:w="0" w:type="auto"/>
            <w:tcBorders>
              <w:top w:val="single" w:sz="6" w:space="0" w:color="CCCCCC"/>
              <w:left w:val="single" w:sz="6" w:space="0" w:color="CCCCCC"/>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4C7A6985" w14:textId="1DC6EAAD" w:rsidR="009C5F75" w:rsidRPr="009C5F75" w:rsidRDefault="009C5F75" w:rsidP="009C5F75">
            <w:pPr>
              <w:ind w:firstLine="0"/>
              <w:rPr>
                <w:rFonts w:ascii="Arial" w:hAnsi="Arial" w:cs="Arial"/>
                <w:sz w:val="20"/>
                <w:szCs w:val="20"/>
                <w:lang w:val="en-IN" w:eastAsia="en-IN" w:bidi="ar-SA"/>
              </w:rPr>
            </w:pPr>
            <w:r w:rsidRPr="009C5F75">
              <w:rPr>
                <w:rFonts w:ascii="Arial" w:hAnsi="Arial" w:cs="Arial"/>
                <w:sz w:val="20"/>
                <w:szCs w:val="20"/>
                <w:lang w:val="en-IN" w:eastAsia="en-IN" w:bidi="ar-SA"/>
              </w:rPr>
              <w:t>A new page labelled "Forgot password opens"</w:t>
            </w:r>
            <w:r w:rsidRPr="009C5F75">
              <w:rPr>
                <w:rFonts w:ascii="Arial" w:hAnsi="Arial" w:cs="Arial"/>
                <w:sz w:val="20"/>
                <w:szCs w:val="20"/>
                <w:lang w:val="en-IN" w:eastAsia="en-IN" w:bidi="ar-SA"/>
              </w:rPr>
              <w:br/>
            </w:r>
            <w:r w:rsidRPr="009C5F75">
              <w:rPr>
                <w:rFonts w:ascii="Arial" w:hAnsi="Arial" w:cs="Arial"/>
                <w:sz w:val="20"/>
                <w:szCs w:val="20"/>
                <w:lang w:val="en-IN" w:eastAsia="en-IN" w:bidi="ar-SA"/>
              </w:rPr>
              <w:br/>
              <w:t xml:space="preserve">The page contains an input field to submit the </w:t>
            </w:r>
            <w:r w:rsidRPr="009C5F75">
              <w:rPr>
                <w:rFonts w:ascii="Arial" w:hAnsi="Arial" w:cs="Arial"/>
                <w:sz w:val="20"/>
                <w:szCs w:val="20"/>
                <w:lang w:val="en-IN" w:eastAsia="en-IN" w:bidi="ar-SA"/>
              </w:rPr>
              <w:br/>
              <w:t xml:space="preserve">email </w:t>
            </w:r>
            <w:r w:rsidR="0031680F" w:rsidRPr="009C5F75">
              <w:rPr>
                <w:rFonts w:ascii="Arial" w:hAnsi="Arial" w:cs="Arial"/>
                <w:sz w:val="20"/>
                <w:szCs w:val="20"/>
                <w:lang w:val="en-IN" w:eastAsia="en-IN" w:bidi="ar-SA"/>
              </w:rPr>
              <w:t>associated</w:t>
            </w:r>
            <w:r w:rsidRPr="009C5F75">
              <w:rPr>
                <w:rFonts w:ascii="Arial" w:hAnsi="Arial" w:cs="Arial"/>
                <w:sz w:val="20"/>
                <w:szCs w:val="20"/>
                <w:lang w:val="en-IN" w:eastAsia="en-IN" w:bidi="ar-SA"/>
              </w:rPr>
              <w:t xml:space="preserve"> with the account.</w:t>
            </w:r>
            <w:r w:rsidRPr="009C5F75">
              <w:rPr>
                <w:rFonts w:ascii="Arial" w:hAnsi="Arial" w:cs="Arial"/>
                <w:sz w:val="20"/>
                <w:szCs w:val="20"/>
                <w:lang w:val="en-IN" w:eastAsia="en-IN" w:bidi="ar-SA"/>
              </w:rPr>
              <w:br/>
            </w:r>
            <w:r w:rsidRPr="009C5F75">
              <w:rPr>
                <w:rFonts w:ascii="Arial" w:hAnsi="Arial" w:cs="Arial"/>
                <w:sz w:val="20"/>
                <w:szCs w:val="20"/>
                <w:lang w:val="en-IN" w:eastAsia="en-IN" w:bidi="ar-SA"/>
              </w:rPr>
              <w:br/>
              <w:t xml:space="preserve">The page has emergency </w:t>
            </w:r>
            <w:r w:rsidRPr="009C5F75">
              <w:rPr>
                <w:rFonts w:ascii="Arial" w:hAnsi="Arial" w:cs="Arial"/>
                <w:sz w:val="20"/>
                <w:szCs w:val="20"/>
                <w:lang w:val="en-IN" w:eastAsia="en-IN" w:bidi="ar-SA"/>
              </w:rPr>
              <w:lastRenderedPageBreak/>
              <w:t xml:space="preserve">contact number </w:t>
            </w:r>
            <w:r w:rsidRPr="009C5F75">
              <w:rPr>
                <w:rFonts w:ascii="Arial" w:hAnsi="Arial" w:cs="Arial"/>
                <w:sz w:val="20"/>
                <w:szCs w:val="20"/>
                <w:lang w:val="en-IN" w:eastAsia="en-IN" w:bidi="ar-SA"/>
              </w:rPr>
              <w:br/>
              <w:t>available.</w:t>
            </w:r>
          </w:p>
        </w:tc>
      </w:tr>
      <w:tr w:rsidR="009C5F75" w:rsidRPr="009C5F75" w14:paraId="0EF5ABBF" w14:textId="77777777" w:rsidTr="009C5F7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5E56DDD" w14:textId="77777777" w:rsidR="009C5F75" w:rsidRPr="009C5F75" w:rsidRDefault="009C5F75" w:rsidP="009C5F75">
            <w:pPr>
              <w:ind w:firstLine="0"/>
              <w:jc w:val="right"/>
              <w:rPr>
                <w:rFonts w:ascii="Arial" w:hAnsi="Arial" w:cs="Arial"/>
                <w:sz w:val="20"/>
                <w:szCs w:val="20"/>
                <w:lang w:val="en-IN" w:eastAsia="en-IN" w:bidi="ar-SA"/>
              </w:rPr>
            </w:pPr>
            <w:r w:rsidRPr="009C5F75">
              <w:rPr>
                <w:rFonts w:ascii="Arial" w:hAnsi="Arial" w:cs="Arial"/>
                <w:sz w:val="20"/>
                <w:szCs w:val="20"/>
                <w:lang w:val="en-IN" w:eastAsia="en-IN" w:bidi="ar-SA"/>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DB46538" w14:textId="77777777" w:rsidR="009C5F75" w:rsidRPr="009C5F75" w:rsidRDefault="009C5F75" w:rsidP="009C5F75">
            <w:pPr>
              <w:ind w:firstLine="0"/>
              <w:rPr>
                <w:rFonts w:ascii="Arial" w:hAnsi="Arial" w:cs="Arial"/>
                <w:sz w:val="20"/>
                <w:szCs w:val="20"/>
                <w:lang w:val="en-IN" w:eastAsia="en-IN" w:bidi="ar-SA"/>
              </w:rPr>
            </w:pPr>
            <w:r w:rsidRPr="009C5F75">
              <w:rPr>
                <w:rFonts w:ascii="Arial" w:hAnsi="Arial" w:cs="Arial"/>
                <w:sz w:val="20"/>
                <w:szCs w:val="20"/>
                <w:lang w:val="en-IN" w:eastAsia="en-IN" w:bidi="ar-SA"/>
              </w:rPr>
              <w:t>Contact EATON support</w:t>
            </w:r>
            <w:r w:rsidRPr="009C5F75">
              <w:rPr>
                <w:rFonts w:ascii="Arial" w:hAnsi="Arial" w:cs="Arial"/>
                <w:sz w:val="20"/>
                <w:szCs w:val="20"/>
                <w:lang w:val="en-IN" w:eastAsia="en-IN" w:bidi="ar-SA"/>
              </w:rPr>
              <w:br/>
              <w:t>functionality</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C9BD615" w14:textId="15EDCBB0" w:rsidR="009C5F75" w:rsidRPr="009C5F75" w:rsidRDefault="009C5F75" w:rsidP="009C5F75">
            <w:pPr>
              <w:ind w:firstLine="0"/>
              <w:rPr>
                <w:rFonts w:ascii="Arial" w:hAnsi="Arial" w:cs="Arial"/>
                <w:sz w:val="20"/>
                <w:szCs w:val="20"/>
                <w:lang w:val="en-IN" w:eastAsia="en-IN" w:bidi="ar-SA"/>
              </w:rPr>
            </w:pPr>
            <w:r w:rsidRPr="009C5F75">
              <w:rPr>
                <w:rFonts w:ascii="Arial" w:hAnsi="Arial" w:cs="Arial"/>
                <w:sz w:val="20"/>
                <w:szCs w:val="20"/>
                <w:lang w:val="en-IN" w:eastAsia="en-IN" w:bidi="ar-SA"/>
              </w:rPr>
              <w:t>The login page should be open in</w:t>
            </w:r>
            <w:r w:rsidRPr="009C5F75">
              <w:rPr>
                <w:rFonts w:ascii="Arial" w:hAnsi="Arial" w:cs="Arial"/>
                <w:sz w:val="20"/>
                <w:szCs w:val="20"/>
                <w:lang w:val="en-IN" w:eastAsia="en-IN" w:bidi="ar-SA"/>
              </w:rPr>
              <w:br/>
            </w:r>
            <w:r w:rsidR="0031680F" w:rsidRPr="009C5F75">
              <w:rPr>
                <w:rFonts w:ascii="Arial" w:hAnsi="Arial" w:cs="Arial"/>
                <w:sz w:val="20"/>
                <w:szCs w:val="20"/>
                <w:lang w:val="en-IN" w:eastAsia="en-IN" w:bidi="ar-SA"/>
              </w:rPr>
              <w:t>browser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170BB11" w14:textId="77777777" w:rsidR="009C5F75" w:rsidRPr="009C5F75" w:rsidRDefault="009C5F75" w:rsidP="009C5F75">
            <w:pPr>
              <w:ind w:firstLine="0"/>
              <w:rPr>
                <w:rFonts w:ascii="Arial" w:hAnsi="Arial" w:cs="Arial"/>
                <w:sz w:val="20"/>
                <w:szCs w:val="20"/>
                <w:lang w:val="en-IN" w:eastAsia="en-IN" w:bidi="ar-SA"/>
              </w:rPr>
            </w:pPr>
            <w:r w:rsidRPr="009C5F75">
              <w:rPr>
                <w:rFonts w:ascii="Arial" w:hAnsi="Arial" w:cs="Arial"/>
                <w:sz w:val="20"/>
                <w:szCs w:val="20"/>
                <w:lang w:val="en-IN" w:eastAsia="en-IN" w:bidi="ar-SA"/>
              </w:rPr>
              <w:t>Click on the link "Contact an Eaton</w:t>
            </w:r>
            <w:r w:rsidRPr="009C5F75">
              <w:rPr>
                <w:rFonts w:ascii="Arial" w:hAnsi="Arial" w:cs="Arial"/>
                <w:sz w:val="20"/>
                <w:szCs w:val="20"/>
                <w:lang w:val="en-IN" w:eastAsia="en-IN" w:bidi="ar-SA"/>
              </w:rPr>
              <w:br/>
              <w:t>Support Representative"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CC57A68" w14:textId="77777777" w:rsidR="009C5F75" w:rsidRPr="009C5F75" w:rsidRDefault="009C5F75" w:rsidP="009C5F75">
            <w:pPr>
              <w:ind w:firstLine="0"/>
              <w:rPr>
                <w:rFonts w:ascii="Arial" w:hAnsi="Arial" w:cs="Arial"/>
                <w:sz w:val="20"/>
                <w:szCs w:val="20"/>
                <w:lang w:val="en-IN" w:eastAsia="en-IN" w:bidi="ar-SA"/>
              </w:rPr>
            </w:pPr>
            <w:r w:rsidRPr="009C5F75">
              <w:rPr>
                <w:rFonts w:ascii="Arial" w:hAnsi="Arial" w:cs="Arial"/>
                <w:sz w:val="20"/>
                <w:szCs w:val="20"/>
                <w:lang w:val="en-IN" w:eastAsia="en-IN" w:bidi="ar-SA"/>
              </w:rPr>
              <w:t>A new help section dialog box pops up.</w:t>
            </w:r>
            <w:r w:rsidRPr="009C5F75">
              <w:rPr>
                <w:rFonts w:ascii="Arial" w:hAnsi="Arial" w:cs="Arial"/>
                <w:sz w:val="20"/>
                <w:szCs w:val="20"/>
                <w:lang w:val="en-IN" w:eastAsia="en-IN" w:bidi="ar-SA"/>
              </w:rPr>
              <w:br/>
            </w:r>
            <w:r w:rsidRPr="009C5F75">
              <w:rPr>
                <w:rFonts w:ascii="Arial" w:hAnsi="Arial" w:cs="Arial"/>
                <w:sz w:val="20"/>
                <w:szCs w:val="20"/>
                <w:lang w:val="en-IN" w:eastAsia="en-IN" w:bidi="ar-SA"/>
              </w:rPr>
              <w:br/>
              <w:t>It contains a "General Questions" section with</w:t>
            </w:r>
            <w:r w:rsidRPr="009C5F75">
              <w:rPr>
                <w:rFonts w:ascii="Arial" w:hAnsi="Arial" w:cs="Arial"/>
                <w:sz w:val="20"/>
                <w:szCs w:val="20"/>
                <w:lang w:val="en-IN" w:eastAsia="en-IN" w:bidi="ar-SA"/>
              </w:rPr>
              <w:br/>
              <w:t>the contact email address.</w:t>
            </w:r>
            <w:r w:rsidRPr="009C5F75">
              <w:rPr>
                <w:rFonts w:ascii="Arial" w:hAnsi="Arial" w:cs="Arial"/>
                <w:sz w:val="20"/>
                <w:szCs w:val="20"/>
                <w:lang w:val="en-IN" w:eastAsia="en-IN" w:bidi="ar-SA"/>
              </w:rPr>
              <w:br/>
            </w:r>
            <w:r w:rsidRPr="009C5F75">
              <w:rPr>
                <w:rFonts w:ascii="Arial" w:hAnsi="Arial" w:cs="Arial"/>
                <w:sz w:val="20"/>
                <w:szCs w:val="20"/>
                <w:lang w:val="en-IN" w:eastAsia="en-IN" w:bidi="ar-SA"/>
              </w:rPr>
              <w:br/>
              <w:t>It contains a "Emergency Support" section with</w:t>
            </w:r>
            <w:r w:rsidRPr="009C5F75">
              <w:rPr>
                <w:rFonts w:ascii="Arial" w:hAnsi="Arial" w:cs="Arial"/>
                <w:sz w:val="20"/>
                <w:szCs w:val="20"/>
                <w:lang w:val="en-IN" w:eastAsia="en-IN" w:bidi="ar-SA"/>
              </w:rPr>
              <w:br/>
              <w:t>the contact number.</w:t>
            </w:r>
          </w:p>
        </w:tc>
      </w:tr>
      <w:tr w:rsidR="009C5F75" w:rsidRPr="009C5F75" w14:paraId="7584F01A" w14:textId="77777777" w:rsidTr="009C5F7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01CA6833" w14:textId="77777777" w:rsidR="009C5F75" w:rsidRPr="009C5F75" w:rsidRDefault="009C5F75" w:rsidP="009C5F75">
            <w:pPr>
              <w:ind w:firstLine="0"/>
              <w:jc w:val="right"/>
              <w:rPr>
                <w:rFonts w:ascii="Arial" w:hAnsi="Arial" w:cs="Arial"/>
                <w:sz w:val="20"/>
                <w:szCs w:val="20"/>
                <w:lang w:val="en-IN" w:eastAsia="en-IN" w:bidi="ar-SA"/>
              </w:rPr>
            </w:pPr>
            <w:r w:rsidRPr="009C5F75">
              <w:rPr>
                <w:rFonts w:ascii="Arial" w:hAnsi="Arial" w:cs="Arial"/>
                <w:sz w:val="20"/>
                <w:szCs w:val="20"/>
                <w:lang w:val="en-IN" w:eastAsia="en-IN" w:bidi="ar-SA"/>
              </w:rPr>
              <w:t>8</w:t>
            </w:r>
          </w:p>
        </w:tc>
        <w:tc>
          <w:tcPr>
            <w:tcW w:w="0" w:type="auto"/>
            <w:tcBorders>
              <w:top w:val="single" w:sz="6" w:space="0" w:color="CCCCCC"/>
              <w:left w:val="single" w:sz="6" w:space="0" w:color="CCCCCC"/>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4D0C2DA4" w14:textId="77777777" w:rsidR="009C5F75" w:rsidRPr="009C5F75" w:rsidRDefault="009C5F75" w:rsidP="009C5F75">
            <w:pPr>
              <w:ind w:firstLine="0"/>
              <w:rPr>
                <w:rFonts w:ascii="Arial" w:hAnsi="Arial" w:cs="Arial"/>
                <w:sz w:val="20"/>
                <w:szCs w:val="20"/>
                <w:lang w:val="en-IN" w:eastAsia="en-IN" w:bidi="ar-SA"/>
              </w:rPr>
            </w:pPr>
            <w:r w:rsidRPr="009C5F75">
              <w:rPr>
                <w:rFonts w:ascii="Arial" w:hAnsi="Arial" w:cs="Arial"/>
                <w:sz w:val="20"/>
                <w:szCs w:val="20"/>
                <w:lang w:val="en-IN" w:eastAsia="en-IN" w:bidi="ar-SA"/>
              </w:rPr>
              <w:t>Password masking and unmasking</w:t>
            </w:r>
          </w:p>
        </w:tc>
        <w:tc>
          <w:tcPr>
            <w:tcW w:w="0" w:type="auto"/>
            <w:tcBorders>
              <w:top w:val="single" w:sz="6" w:space="0" w:color="CCCCCC"/>
              <w:left w:val="single" w:sz="6" w:space="0" w:color="CCCCCC"/>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673FC080" w14:textId="5B0AB8F0" w:rsidR="009C5F75" w:rsidRPr="009C5F75" w:rsidRDefault="009C5F75" w:rsidP="009C5F75">
            <w:pPr>
              <w:ind w:firstLine="0"/>
              <w:rPr>
                <w:rFonts w:ascii="Arial" w:hAnsi="Arial" w:cs="Arial"/>
                <w:sz w:val="20"/>
                <w:szCs w:val="20"/>
                <w:lang w:val="en-IN" w:eastAsia="en-IN" w:bidi="ar-SA"/>
              </w:rPr>
            </w:pPr>
            <w:r w:rsidRPr="009C5F75">
              <w:rPr>
                <w:rFonts w:ascii="Arial" w:hAnsi="Arial" w:cs="Arial"/>
                <w:sz w:val="20"/>
                <w:szCs w:val="20"/>
                <w:lang w:val="en-IN" w:eastAsia="en-IN" w:bidi="ar-SA"/>
              </w:rPr>
              <w:t>The login page should be open in</w:t>
            </w:r>
            <w:r w:rsidRPr="009C5F75">
              <w:rPr>
                <w:rFonts w:ascii="Arial" w:hAnsi="Arial" w:cs="Arial"/>
                <w:sz w:val="20"/>
                <w:szCs w:val="20"/>
                <w:lang w:val="en-IN" w:eastAsia="en-IN" w:bidi="ar-SA"/>
              </w:rPr>
              <w:br/>
            </w:r>
            <w:r w:rsidR="0031680F" w:rsidRPr="009C5F75">
              <w:rPr>
                <w:rFonts w:ascii="Arial" w:hAnsi="Arial" w:cs="Arial"/>
                <w:sz w:val="20"/>
                <w:szCs w:val="20"/>
                <w:lang w:val="en-IN" w:eastAsia="en-IN" w:bidi="ar-SA"/>
              </w:rPr>
              <w:t>browser</w:t>
            </w:r>
          </w:p>
        </w:tc>
        <w:tc>
          <w:tcPr>
            <w:tcW w:w="0" w:type="auto"/>
            <w:tcBorders>
              <w:top w:val="single" w:sz="6" w:space="0" w:color="CCCCCC"/>
              <w:left w:val="single" w:sz="6" w:space="0" w:color="CCCCCC"/>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13C8C9C4" w14:textId="77777777" w:rsidR="009C5F75" w:rsidRPr="009C5F75" w:rsidRDefault="009C5F75" w:rsidP="009C5F75">
            <w:pPr>
              <w:ind w:firstLine="0"/>
              <w:rPr>
                <w:rFonts w:ascii="Arial" w:hAnsi="Arial" w:cs="Arial"/>
                <w:sz w:val="20"/>
                <w:szCs w:val="20"/>
                <w:lang w:val="en-IN" w:eastAsia="en-IN" w:bidi="ar-SA"/>
              </w:rPr>
            </w:pPr>
            <w:r w:rsidRPr="009C5F75">
              <w:rPr>
                <w:rFonts w:ascii="Arial" w:hAnsi="Arial" w:cs="Arial"/>
                <w:sz w:val="20"/>
                <w:szCs w:val="20"/>
                <w:lang w:val="en-IN" w:eastAsia="en-IN" w:bidi="ar-SA"/>
              </w:rPr>
              <w:t>1. Enter correct email id</w:t>
            </w:r>
            <w:r w:rsidRPr="009C5F75">
              <w:rPr>
                <w:rFonts w:ascii="Arial" w:hAnsi="Arial" w:cs="Arial"/>
                <w:sz w:val="20"/>
                <w:szCs w:val="20"/>
                <w:lang w:val="en-IN" w:eastAsia="en-IN" w:bidi="ar-SA"/>
              </w:rPr>
              <w:br/>
              <w:t>"fadr_support_admin@eaton.com"</w:t>
            </w:r>
            <w:r w:rsidRPr="009C5F75">
              <w:rPr>
                <w:rFonts w:ascii="Arial" w:hAnsi="Arial" w:cs="Arial"/>
                <w:sz w:val="20"/>
                <w:szCs w:val="20"/>
                <w:lang w:val="en-IN" w:eastAsia="en-IN" w:bidi="ar-SA"/>
              </w:rPr>
              <w:br/>
              <w:t>2. Enter any password</w:t>
            </w:r>
            <w:r w:rsidRPr="009C5F75">
              <w:rPr>
                <w:rFonts w:ascii="Arial" w:hAnsi="Arial" w:cs="Arial"/>
                <w:sz w:val="20"/>
                <w:szCs w:val="20"/>
                <w:lang w:val="en-IN" w:eastAsia="en-IN" w:bidi="ar-SA"/>
              </w:rPr>
              <w:br/>
              <w:t>"</w:t>
            </w:r>
            <w:proofErr w:type="spellStart"/>
            <w:r w:rsidRPr="009C5F75">
              <w:rPr>
                <w:rFonts w:ascii="Arial" w:hAnsi="Arial" w:cs="Arial"/>
                <w:sz w:val="20"/>
                <w:szCs w:val="20"/>
                <w:lang w:val="en-IN" w:eastAsia="en-IN" w:bidi="ar-SA"/>
              </w:rPr>
              <w:t>somerandompassword</w:t>
            </w:r>
            <w:proofErr w:type="spellEnd"/>
            <w:r w:rsidRPr="009C5F75">
              <w:rPr>
                <w:rFonts w:ascii="Arial" w:hAnsi="Arial" w:cs="Arial"/>
                <w:sz w:val="20"/>
                <w:szCs w:val="20"/>
                <w:lang w:val="en-IN" w:eastAsia="en-IN" w:bidi="ar-SA"/>
              </w:rPr>
              <w:t>"</w:t>
            </w:r>
            <w:r w:rsidRPr="009C5F75">
              <w:rPr>
                <w:rFonts w:ascii="Arial" w:hAnsi="Arial" w:cs="Arial"/>
                <w:sz w:val="20"/>
                <w:szCs w:val="20"/>
                <w:lang w:val="en-IN" w:eastAsia="en-IN" w:bidi="ar-SA"/>
              </w:rPr>
              <w:br/>
            </w:r>
            <w:r w:rsidRPr="009C5F75">
              <w:rPr>
                <w:rFonts w:ascii="Arial" w:hAnsi="Arial" w:cs="Arial"/>
                <w:sz w:val="20"/>
                <w:szCs w:val="20"/>
                <w:lang w:val="en-IN" w:eastAsia="en-IN" w:bidi="ar-SA"/>
              </w:rPr>
              <w:br/>
              <w:t>3. Click the eye button once.</w:t>
            </w:r>
            <w:r w:rsidRPr="009C5F75">
              <w:rPr>
                <w:rFonts w:ascii="Arial" w:hAnsi="Arial" w:cs="Arial"/>
                <w:sz w:val="20"/>
                <w:szCs w:val="20"/>
                <w:lang w:val="en-IN" w:eastAsia="en-IN" w:bidi="ar-SA"/>
              </w:rPr>
              <w:br/>
            </w:r>
            <w:r w:rsidRPr="009C5F75">
              <w:rPr>
                <w:rFonts w:ascii="Arial" w:hAnsi="Arial" w:cs="Arial"/>
                <w:sz w:val="20"/>
                <w:szCs w:val="20"/>
                <w:lang w:val="en-IN" w:eastAsia="en-IN" w:bidi="ar-SA"/>
              </w:rPr>
              <w:br/>
              <w:t>4. Click the eye button once more.</w:t>
            </w:r>
          </w:p>
        </w:tc>
        <w:tc>
          <w:tcPr>
            <w:tcW w:w="0" w:type="auto"/>
            <w:tcBorders>
              <w:top w:val="single" w:sz="6" w:space="0" w:color="CCCCCC"/>
              <w:left w:val="single" w:sz="6" w:space="0" w:color="CCCCCC"/>
              <w:bottom w:val="single" w:sz="6" w:space="0" w:color="000000"/>
              <w:right w:val="single" w:sz="6" w:space="0" w:color="000000"/>
            </w:tcBorders>
            <w:shd w:val="clear" w:color="auto" w:fill="FEF8E3"/>
            <w:tcMar>
              <w:top w:w="30" w:type="dxa"/>
              <w:left w:w="45" w:type="dxa"/>
              <w:bottom w:w="30" w:type="dxa"/>
              <w:right w:w="45" w:type="dxa"/>
            </w:tcMar>
            <w:vAlign w:val="bottom"/>
            <w:hideMark/>
          </w:tcPr>
          <w:p w14:paraId="18F120D3" w14:textId="77777777" w:rsidR="009C5F75" w:rsidRPr="009C5F75" w:rsidRDefault="009C5F75" w:rsidP="009C5F75">
            <w:pPr>
              <w:ind w:firstLine="0"/>
              <w:rPr>
                <w:rFonts w:ascii="Arial" w:hAnsi="Arial" w:cs="Arial"/>
                <w:sz w:val="20"/>
                <w:szCs w:val="20"/>
                <w:lang w:val="en-IN" w:eastAsia="en-IN" w:bidi="ar-SA"/>
              </w:rPr>
            </w:pPr>
            <w:r w:rsidRPr="009C5F75">
              <w:rPr>
                <w:rFonts w:ascii="Arial" w:hAnsi="Arial" w:cs="Arial"/>
                <w:sz w:val="20"/>
                <w:szCs w:val="20"/>
                <w:lang w:val="en-IN" w:eastAsia="en-IN" w:bidi="ar-SA"/>
              </w:rPr>
              <w:t>The Password should be masked.</w:t>
            </w:r>
            <w:r w:rsidRPr="009C5F75">
              <w:rPr>
                <w:rFonts w:ascii="Arial" w:hAnsi="Arial" w:cs="Arial"/>
                <w:sz w:val="20"/>
                <w:szCs w:val="20"/>
                <w:lang w:val="en-IN" w:eastAsia="en-IN" w:bidi="ar-SA"/>
              </w:rPr>
              <w:br/>
            </w:r>
            <w:r w:rsidRPr="009C5F75">
              <w:rPr>
                <w:rFonts w:ascii="Arial" w:hAnsi="Arial" w:cs="Arial"/>
                <w:sz w:val="20"/>
                <w:szCs w:val="20"/>
                <w:lang w:val="en-IN" w:eastAsia="en-IN" w:bidi="ar-SA"/>
              </w:rPr>
              <w:br/>
              <w:t>The Password should be unmasked.</w:t>
            </w:r>
            <w:r w:rsidRPr="009C5F75">
              <w:rPr>
                <w:rFonts w:ascii="Arial" w:hAnsi="Arial" w:cs="Arial"/>
                <w:sz w:val="20"/>
                <w:szCs w:val="20"/>
                <w:lang w:val="en-IN" w:eastAsia="en-IN" w:bidi="ar-SA"/>
              </w:rPr>
              <w:br/>
            </w:r>
            <w:r w:rsidRPr="009C5F75">
              <w:rPr>
                <w:rFonts w:ascii="Arial" w:hAnsi="Arial" w:cs="Arial"/>
                <w:sz w:val="20"/>
                <w:szCs w:val="20"/>
                <w:lang w:val="en-IN" w:eastAsia="en-IN" w:bidi="ar-SA"/>
              </w:rPr>
              <w:br/>
              <w:t>The Password should be masked.</w:t>
            </w:r>
          </w:p>
        </w:tc>
      </w:tr>
    </w:tbl>
    <w:p w14:paraId="1E677B99" w14:textId="0D8DCF22" w:rsidR="009C5F75" w:rsidRDefault="00EE5E36" w:rsidP="00EE5E36">
      <w:pPr>
        <w:pStyle w:val="Caption"/>
        <w:ind w:firstLine="0"/>
      </w:pPr>
      <w:bookmarkStart w:id="78" w:name="_Toc59526526"/>
      <w:r>
        <w:t xml:space="preserve">Table </w:t>
      </w:r>
      <w:r w:rsidR="00A23492">
        <w:fldChar w:fldCharType="begin"/>
      </w:r>
      <w:r w:rsidR="00A23492">
        <w:instrText xml:space="preserve"> SEQ Table \* ARABIC </w:instrText>
      </w:r>
      <w:r w:rsidR="00A23492">
        <w:fldChar w:fldCharType="separate"/>
      </w:r>
      <w:r w:rsidR="00151D40">
        <w:rPr>
          <w:noProof/>
        </w:rPr>
        <w:t>4</w:t>
      </w:r>
      <w:r w:rsidR="00A23492">
        <w:rPr>
          <w:noProof/>
        </w:rPr>
        <w:fldChar w:fldCharType="end"/>
      </w:r>
      <w:r>
        <w:t>: Manual test plans for UI</w:t>
      </w:r>
      <w:bookmarkEnd w:id="78"/>
    </w:p>
    <w:p w14:paraId="106D38BE" w14:textId="77777777" w:rsidR="00656931" w:rsidRDefault="00656931">
      <w:pPr>
        <w:ind w:firstLine="0"/>
      </w:pPr>
      <w:r>
        <w:br w:type="page"/>
      </w:r>
    </w:p>
    <w:p w14:paraId="67AD3490" w14:textId="39D3B1E2" w:rsidR="00656931" w:rsidRDefault="00656931" w:rsidP="00656931">
      <w:pPr>
        <w:pStyle w:val="Heading2"/>
      </w:pPr>
      <w:bookmarkStart w:id="79" w:name="_Toc59526596"/>
      <w:r>
        <w:lastRenderedPageBreak/>
        <w:t>Getting Familiar with POSTMAN tool</w:t>
      </w:r>
      <w:r w:rsidR="00C0032B">
        <w:t xml:space="preserve"> and REST API</w:t>
      </w:r>
      <w:bookmarkEnd w:id="79"/>
    </w:p>
    <w:p w14:paraId="2A5DA9D5" w14:textId="77777777" w:rsidR="00750A4A" w:rsidRDefault="00750A4A" w:rsidP="00750A4A">
      <w:pPr>
        <w:keepNext/>
        <w:ind w:firstLine="0"/>
      </w:pPr>
      <w:r>
        <w:rPr>
          <w:noProof/>
        </w:rPr>
        <w:drawing>
          <wp:inline distT="0" distB="0" distL="0" distR="0" wp14:anchorId="30E08C7E" wp14:editId="1A08AE3B">
            <wp:extent cx="6457950" cy="179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57950" cy="1790700"/>
                    </a:xfrm>
                    <a:prstGeom prst="rect">
                      <a:avLst/>
                    </a:prstGeom>
                  </pic:spPr>
                </pic:pic>
              </a:graphicData>
            </a:graphic>
          </wp:inline>
        </w:drawing>
      </w:r>
    </w:p>
    <w:p w14:paraId="123286EA" w14:textId="6E0F22FE" w:rsidR="00750A4A" w:rsidRDefault="00750A4A" w:rsidP="00750A4A">
      <w:pPr>
        <w:pStyle w:val="Caption"/>
      </w:pPr>
      <w:bookmarkStart w:id="80" w:name="_Toc59467887"/>
      <w:r>
        <w:t xml:space="preserve">Figure </w:t>
      </w:r>
      <w:r w:rsidR="00A23492">
        <w:fldChar w:fldCharType="begin"/>
      </w:r>
      <w:r w:rsidR="00A23492">
        <w:instrText xml:space="preserve"> SEQ Figure \* ARABIC </w:instrText>
      </w:r>
      <w:r w:rsidR="00A23492">
        <w:fldChar w:fldCharType="separate"/>
      </w:r>
      <w:r w:rsidR="000930B1">
        <w:rPr>
          <w:noProof/>
        </w:rPr>
        <w:t>1</w:t>
      </w:r>
      <w:r w:rsidR="00A23492">
        <w:rPr>
          <w:noProof/>
        </w:rPr>
        <w:fldChar w:fldCharType="end"/>
      </w:r>
      <w:r>
        <w:t>: Postman Test suite for Login</w:t>
      </w:r>
      <w:bookmarkEnd w:id="80"/>
    </w:p>
    <w:p w14:paraId="1A2C30DA" w14:textId="0A904107" w:rsidR="00750A4A" w:rsidRDefault="00750A4A" w:rsidP="00656931">
      <w:pPr>
        <w:ind w:firstLine="0"/>
      </w:pPr>
    </w:p>
    <w:p w14:paraId="5B1B699B" w14:textId="30A745AD" w:rsidR="00750A4A" w:rsidRDefault="00750A4A" w:rsidP="00656931">
      <w:pPr>
        <w:ind w:firstLine="0"/>
      </w:pPr>
    </w:p>
    <w:p w14:paraId="1C28CA0D" w14:textId="77777777" w:rsidR="00750A4A" w:rsidRDefault="00750A4A" w:rsidP="00656931">
      <w:pPr>
        <w:ind w:firstLine="0"/>
      </w:pPr>
    </w:p>
    <w:p w14:paraId="1E9951AC" w14:textId="77777777" w:rsidR="00750A4A" w:rsidRDefault="00750A4A" w:rsidP="00656931">
      <w:pPr>
        <w:ind w:firstLine="0"/>
      </w:pPr>
    </w:p>
    <w:p w14:paraId="58A451E4" w14:textId="77777777" w:rsidR="00750A4A" w:rsidRDefault="00750A4A" w:rsidP="00750A4A">
      <w:pPr>
        <w:keepNext/>
        <w:ind w:firstLine="0"/>
      </w:pPr>
      <w:r>
        <w:rPr>
          <w:noProof/>
        </w:rPr>
        <w:drawing>
          <wp:inline distT="0" distB="0" distL="0" distR="0" wp14:anchorId="393DAD66" wp14:editId="228FCCEA">
            <wp:extent cx="6459352" cy="293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99429" cy="2951902"/>
                    </a:xfrm>
                    <a:prstGeom prst="rect">
                      <a:avLst/>
                    </a:prstGeom>
                  </pic:spPr>
                </pic:pic>
              </a:graphicData>
            </a:graphic>
          </wp:inline>
        </w:drawing>
      </w:r>
    </w:p>
    <w:p w14:paraId="09185B5F" w14:textId="46CF1696" w:rsidR="00750A4A" w:rsidRDefault="00750A4A" w:rsidP="00750A4A">
      <w:pPr>
        <w:pStyle w:val="Caption"/>
      </w:pPr>
      <w:bookmarkStart w:id="81" w:name="_Toc59467888"/>
      <w:r>
        <w:t xml:space="preserve">Figure </w:t>
      </w:r>
      <w:r w:rsidR="00A23492">
        <w:fldChar w:fldCharType="begin"/>
      </w:r>
      <w:r w:rsidR="00A23492">
        <w:instrText xml:space="preserve"> SEQ Figure \* ARABIC </w:instrText>
      </w:r>
      <w:r w:rsidR="00A23492">
        <w:fldChar w:fldCharType="separate"/>
      </w:r>
      <w:r w:rsidR="000930B1">
        <w:rPr>
          <w:noProof/>
        </w:rPr>
        <w:t>2</w:t>
      </w:r>
      <w:r w:rsidR="00A23492">
        <w:rPr>
          <w:noProof/>
        </w:rPr>
        <w:fldChar w:fldCharType="end"/>
      </w:r>
      <w:r>
        <w:t>: Postman test for invalid email format</w:t>
      </w:r>
      <w:bookmarkEnd w:id="81"/>
    </w:p>
    <w:p w14:paraId="7E2511DE" w14:textId="77777777" w:rsidR="00750A4A" w:rsidRDefault="00750A4A" w:rsidP="00656931">
      <w:pPr>
        <w:ind w:firstLine="0"/>
      </w:pPr>
    </w:p>
    <w:p w14:paraId="4E89D3A4" w14:textId="77777777" w:rsidR="00750A4A" w:rsidRDefault="00750A4A" w:rsidP="00750A4A">
      <w:pPr>
        <w:keepNext/>
        <w:ind w:firstLine="0"/>
      </w:pPr>
      <w:r>
        <w:rPr>
          <w:noProof/>
        </w:rPr>
        <w:lastRenderedPageBreak/>
        <w:drawing>
          <wp:inline distT="0" distB="0" distL="0" distR="0" wp14:anchorId="7D2809A6" wp14:editId="73ACE71E">
            <wp:extent cx="6457950" cy="3750563"/>
            <wp:effectExtent l="0" t="0" r="0" b="0"/>
            <wp:docPr id="14" name="Picture 14" descr="C:\Users\99002591\AppData\Local\Microsoft\Windows\INetCache\Content.Word\Login 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2591\AppData\Local\Microsoft\Windows\INetCache\Content.Word\Login Succes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57950" cy="3750563"/>
                    </a:xfrm>
                    <a:prstGeom prst="rect">
                      <a:avLst/>
                    </a:prstGeom>
                    <a:noFill/>
                    <a:ln>
                      <a:noFill/>
                    </a:ln>
                  </pic:spPr>
                </pic:pic>
              </a:graphicData>
            </a:graphic>
          </wp:inline>
        </w:drawing>
      </w:r>
    </w:p>
    <w:p w14:paraId="18891744" w14:textId="539927B8" w:rsidR="00750A4A" w:rsidRDefault="00750A4A" w:rsidP="00750A4A">
      <w:pPr>
        <w:pStyle w:val="Caption"/>
      </w:pPr>
      <w:bookmarkStart w:id="82" w:name="_Toc59467889"/>
      <w:r>
        <w:t xml:space="preserve">Figure </w:t>
      </w:r>
      <w:r w:rsidR="00A23492">
        <w:fldChar w:fldCharType="begin"/>
      </w:r>
      <w:r w:rsidR="00A23492">
        <w:instrText xml:space="preserve"> SEQ Figure \* ARABIC </w:instrText>
      </w:r>
      <w:r w:rsidR="00A23492">
        <w:fldChar w:fldCharType="separate"/>
      </w:r>
      <w:r w:rsidR="000930B1">
        <w:rPr>
          <w:noProof/>
        </w:rPr>
        <w:t>3</w:t>
      </w:r>
      <w:r w:rsidR="00A23492">
        <w:rPr>
          <w:noProof/>
        </w:rPr>
        <w:fldChar w:fldCharType="end"/>
      </w:r>
      <w:r>
        <w:t>: Postman test for valid login</w:t>
      </w:r>
      <w:bookmarkEnd w:id="82"/>
    </w:p>
    <w:p w14:paraId="4F9F9B9B" w14:textId="183A1839" w:rsidR="00750A4A" w:rsidRDefault="00750A4A" w:rsidP="00750A4A"/>
    <w:p w14:paraId="1DC3D92D" w14:textId="77777777" w:rsidR="00750A4A" w:rsidRDefault="00750A4A" w:rsidP="00750A4A">
      <w:pPr>
        <w:keepNext/>
        <w:ind w:firstLine="0"/>
      </w:pPr>
      <w:r>
        <w:rPr>
          <w:noProof/>
        </w:rPr>
        <w:drawing>
          <wp:inline distT="0" distB="0" distL="0" distR="0" wp14:anchorId="61552AEC" wp14:editId="6B84AE9F">
            <wp:extent cx="6457950" cy="29724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7950" cy="2972435"/>
                    </a:xfrm>
                    <a:prstGeom prst="rect">
                      <a:avLst/>
                    </a:prstGeom>
                  </pic:spPr>
                </pic:pic>
              </a:graphicData>
            </a:graphic>
          </wp:inline>
        </w:drawing>
      </w:r>
    </w:p>
    <w:p w14:paraId="07BFF30A" w14:textId="7E38715F" w:rsidR="00750A4A" w:rsidRPr="00750A4A" w:rsidRDefault="00750A4A" w:rsidP="00750A4A">
      <w:pPr>
        <w:pStyle w:val="Caption"/>
      </w:pPr>
      <w:bookmarkStart w:id="83" w:name="_Toc59467890"/>
      <w:r>
        <w:t xml:space="preserve">Figure </w:t>
      </w:r>
      <w:r w:rsidR="00A23492">
        <w:fldChar w:fldCharType="begin"/>
      </w:r>
      <w:r w:rsidR="00A23492">
        <w:instrText xml:space="preserve"> SEQ Figure \* ARABIC </w:instrText>
      </w:r>
      <w:r w:rsidR="00A23492">
        <w:fldChar w:fldCharType="separate"/>
      </w:r>
      <w:r w:rsidR="000930B1">
        <w:rPr>
          <w:noProof/>
        </w:rPr>
        <w:t>4</w:t>
      </w:r>
      <w:r w:rsidR="00A23492">
        <w:rPr>
          <w:noProof/>
        </w:rPr>
        <w:fldChar w:fldCharType="end"/>
      </w:r>
      <w:r>
        <w:t>: Postman test for unauthorized access</w:t>
      </w:r>
      <w:bookmarkEnd w:id="83"/>
    </w:p>
    <w:p w14:paraId="03037FE9" w14:textId="77777777" w:rsidR="00750A4A" w:rsidRDefault="00750A4A">
      <w:pPr>
        <w:ind w:firstLine="0"/>
      </w:pPr>
      <w:r>
        <w:br w:type="page"/>
      </w:r>
    </w:p>
    <w:p w14:paraId="1FC9E185" w14:textId="77777777" w:rsidR="00750A4A" w:rsidRDefault="00750A4A" w:rsidP="00750A4A">
      <w:pPr>
        <w:keepNext/>
        <w:ind w:firstLine="0"/>
      </w:pPr>
      <w:r>
        <w:rPr>
          <w:noProof/>
        </w:rPr>
        <w:lastRenderedPageBreak/>
        <w:drawing>
          <wp:inline distT="0" distB="0" distL="0" distR="0" wp14:anchorId="388DE0A8" wp14:editId="38E3EB5B">
            <wp:extent cx="6457950" cy="3075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57950" cy="3075305"/>
                    </a:xfrm>
                    <a:prstGeom prst="rect">
                      <a:avLst/>
                    </a:prstGeom>
                  </pic:spPr>
                </pic:pic>
              </a:graphicData>
            </a:graphic>
          </wp:inline>
        </w:drawing>
      </w:r>
    </w:p>
    <w:p w14:paraId="1EDD652A" w14:textId="533C07C5" w:rsidR="00750A4A" w:rsidRDefault="00750A4A" w:rsidP="00750A4A">
      <w:pPr>
        <w:pStyle w:val="Caption"/>
      </w:pPr>
      <w:bookmarkStart w:id="84" w:name="_Toc59467891"/>
      <w:r>
        <w:t xml:space="preserve">Figure </w:t>
      </w:r>
      <w:r w:rsidR="00A23492">
        <w:fldChar w:fldCharType="begin"/>
      </w:r>
      <w:r w:rsidR="00A23492">
        <w:instrText xml:space="preserve"> SEQ Figure \* ARABIC </w:instrText>
      </w:r>
      <w:r w:rsidR="00A23492">
        <w:fldChar w:fldCharType="separate"/>
      </w:r>
      <w:r w:rsidR="000930B1">
        <w:rPr>
          <w:noProof/>
        </w:rPr>
        <w:t>5</w:t>
      </w:r>
      <w:r w:rsidR="00A23492">
        <w:rPr>
          <w:noProof/>
        </w:rPr>
        <w:fldChar w:fldCharType="end"/>
      </w:r>
      <w:r>
        <w:t>: Postman test for wrong password</w:t>
      </w:r>
      <w:bookmarkEnd w:id="84"/>
    </w:p>
    <w:p w14:paraId="22556E47" w14:textId="63EF9356" w:rsidR="00750A4A" w:rsidRDefault="00750A4A" w:rsidP="00750A4A"/>
    <w:p w14:paraId="6EC0121C" w14:textId="77777777" w:rsidR="00750A4A" w:rsidRDefault="00750A4A" w:rsidP="00750A4A">
      <w:pPr>
        <w:keepNext/>
        <w:ind w:firstLine="0"/>
      </w:pPr>
      <w:r>
        <w:rPr>
          <w:noProof/>
        </w:rPr>
        <w:drawing>
          <wp:inline distT="0" distB="0" distL="0" distR="0" wp14:anchorId="3FB98D81" wp14:editId="33084081">
            <wp:extent cx="6457950" cy="3571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57950" cy="3571875"/>
                    </a:xfrm>
                    <a:prstGeom prst="rect">
                      <a:avLst/>
                    </a:prstGeom>
                  </pic:spPr>
                </pic:pic>
              </a:graphicData>
            </a:graphic>
          </wp:inline>
        </w:drawing>
      </w:r>
    </w:p>
    <w:p w14:paraId="78F42820" w14:textId="3C231476" w:rsidR="00750A4A" w:rsidRPr="00750A4A" w:rsidRDefault="00750A4A" w:rsidP="00750A4A">
      <w:pPr>
        <w:pStyle w:val="Caption"/>
      </w:pPr>
      <w:bookmarkStart w:id="85" w:name="_Toc59467892"/>
      <w:r>
        <w:t xml:space="preserve">Figure </w:t>
      </w:r>
      <w:r w:rsidR="00A23492">
        <w:fldChar w:fldCharType="begin"/>
      </w:r>
      <w:r w:rsidR="00A23492">
        <w:instrText xml:space="preserve"> SEQ Figure \* ARABIC </w:instrText>
      </w:r>
      <w:r w:rsidR="00A23492">
        <w:fldChar w:fldCharType="separate"/>
      </w:r>
      <w:r w:rsidR="000930B1">
        <w:rPr>
          <w:noProof/>
        </w:rPr>
        <w:t>6</w:t>
      </w:r>
      <w:r w:rsidR="00A23492">
        <w:rPr>
          <w:noProof/>
        </w:rPr>
        <w:fldChar w:fldCharType="end"/>
      </w:r>
      <w:r>
        <w:t>: Postman test for empty attribute</w:t>
      </w:r>
      <w:bookmarkEnd w:id="85"/>
    </w:p>
    <w:p w14:paraId="57BB8BFE" w14:textId="345E46AB" w:rsidR="009C5F75" w:rsidRDefault="009C5F75" w:rsidP="00656931">
      <w:pPr>
        <w:ind w:firstLine="0"/>
      </w:pPr>
      <w:r>
        <w:br w:type="page"/>
      </w:r>
    </w:p>
    <w:p w14:paraId="64CD5D26" w14:textId="5433AEDD" w:rsidR="009C5F75" w:rsidRDefault="009C5F75" w:rsidP="009C5F75">
      <w:pPr>
        <w:pStyle w:val="Heading2"/>
      </w:pPr>
      <w:bookmarkStart w:id="86" w:name="_Toc59526597"/>
      <w:r>
        <w:lastRenderedPageBreak/>
        <w:t>Test Automation scripts for Login into FADR application using Cucumber BDD, Selenium and Rest-assured – UI and API</w:t>
      </w:r>
      <w:bookmarkEnd w:id="86"/>
    </w:p>
    <w:p w14:paraId="5DC844FA" w14:textId="5CDD7654" w:rsidR="009C5F75" w:rsidRPr="004C46A6" w:rsidRDefault="0031680F" w:rsidP="0031680F">
      <w:pPr>
        <w:pStyle w:val="ListParagraph"/>
        <w:numPr>
          <w:ilvl w:val="0"/>
          <w:numId w:val="9"/>
        </w:numPr>
        <w:rPr>
          <w:rStyle w:val="Hyperlink"/>
          <w:color w:val="auto"/>
          <w:u w:val="none"/>
        </w:rPr>
      </w:pPr>
      <w:r>
        <w:t>GitHub</w:t>
      </w:r>
      <w:r w:rsidR="009C5F75">
        <w:t xml:space="preserve"> Repository Link: </w:t>
      </w:r>
      <w:hyperlink r:id="rId21" w:history="1">
        <w:r w:rsidR="00910D0A">
          <w:rPr>
            <w:rStyle w:val="Hyperlink"/>
          </w:rPr>
          <w:t>Link to GitHub Repository</w:t>
        </w:r>
      </w:hyperlink>
    </w:p>
    <w:p w14:paraId="0880C95E" w14:textId="406942E6" w:rsidR="004C46A6" w:rsidRPr="004C46A6" w:rsidRDefault="004C46A6" w:rsidP="004C46A6">
      <w:pPr>
        <w:pStyle w:val="Header3"/>
        <w:rPr>
          <w:rFonts w:ascii="Cambria" w:hAnsi="Cambria" w:cs="Calibri"/>
          <w:sz w:val="24"/>
        </w:rPr>
      </w:pPr>
      <w:bookmarkStart w:id="87" w:name="_Toc59526598"/>
      <w:r w:rsidRPr="004C46A6">
        <w:rPr>
          <w:rFonts w:ascii="Cambria" w:hAnsi="Cambria" w:cs="Calibri"/>
          <w:sz w:val="24"/>
        </w:rPr>
        <w:t>Reports generated by standalone cucumber BDD</w:t>
      </w:r>
      <w:bookmarkEnd w:id="87"/>
    </w:p>
    <w:p w14:paraId="55FE2038" w14:textId="5D5ABBA4" w:rsidR="0031680F" w:rsidRDefault="0031680F" w:rsidP="0031680F">
      <w:pPr>
        <w:ind w:firstLine="0"/>
      </w:pPr>
    </w:p>
    <w:p w14:paraId="73F994D0" w14:textId="77777777" w:rsidR="00EE5E36" w:rsidRDefault="0031680F" w:rsidP="00EE5E36">
      <w:pPr>
        <w:keepNext/>
        <w:ind w:firstLine="0"/>
      </w:pPr>
      <w:r>
        <w:rPr>
          <w:noProof/>
        </w:rPr>
        <w:drawing>
          <wp:inline distT="0" distB="0" distL="0" distR="0" wp14:anchorId="45602020" wp14:editId="6EB72E75">
            <wp:extent cx="645795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68514" cy="5953323"/>
                    </a:xfrm>
                    <a:prstGeom prst="rect">
                      <a:avLst/>
                    </a:prstGeom>
                  </pic:spPr>
                </pic:pic>
              </a:graphicData>
            </a:graphic>
          </wp:inline>
        </w:drawing>
      </w:r>
    </w:p>
    <w:p w14:paraId="7CDD7331" w14:textId="274EFC3E" w:rsidR="0031680F" w:rsidRDefault="00EE5E36" w:rsidP="00EE5E36">
      <w:pPr>
        <w:pStyle w:val="Caption"/>
        <w:ind w:firstLine="284"/>
      </w:pPr>
      <w:bookmarkStart w:id="88" w:name="_Toc59467893"/>
      <w:r>
        <w:t xml:space="preserve">Figure </w:t>
      </w:r>
      <w:r w:rsidR="00A23492">
        <w:fldChar w:fldCharType="begin"/>
      </w:r>
      <w:r w:rsidR="00A23492">
        <w:instrText xml:space="preserve"> SEQ Figure \* ARABIC </w:instrText>
      </w:r>
      <w:r w:rsidR="00A23492">
        <w:fldChar w:fldCharType="separate"/>
      </w:r>
      <w:r w:rsidR="000930B1">
        <w:rPr>
          <w:noProof/>
        </w:rPr>
        <w:t>7</w:t>
      </w:r>
      <w:r w:rsidR="00A23492">
        <w:rPr>
          <w:noProof/>
        </w:rPr>
        <w:fldChar w:fldCharType="end"/>
      </w:r>
      <w:r>
        <w:t>: Auto-generated report for automation test not using Serenity</w:t>
      </w:r>
      <w:bookmarkEnd w:id="88"/>
    </w:p>
    <w:p w14:paraId="147193AE" w14:textId="77777777" w:rsidR="004C471C" w:rsidRDefault="0031680F" w:rsidP="004C471C">
      <w:pPr>
        <w:keepNext/>
        <w:ind w:firstLine="0"/>
      </w:pPr>
      <w:r>
        <w:br w:type="page"/>
      </w:r>
      <w:r w:rsidR="004C471C">
        <w:rPr>
          <w:noProof/>
        </w:rPr>
        <w:lastRenderedPageBreak/>
        <w:drawing>
          <wp:inline distT="0" distB="0" distL="0" distR="0" wp14:anchorId="068FA3FB" wp14:editId="095E59A5">
            <wp:extent cx="6457950" cy="2915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7950" cy="2915285"/>
                    </a:xfrm>
                    <a:prstGeom prst="rect">
                      <a:avLst/>
                    </a:prstGeom>
                  </pic:spPr>
                </pic:pic>
              </a:graphicData>
            </a:graphic>
          </wp:inline>
        </w:drawing>
      </w:r>
    </w:p>
    <w:p w14:paraId="643B3E52" w14:textId="3DFBDBF1" w:rsidR="004C471C" w:rsidRDefault="004C471C" w:rsidP="004C471C">
      <w:pPr>
        <w:pStyle w:val="Caption"/>
        <w:ind w:firstLine="142"/>
      </w:pPr>
      <w:bookmarkStart w:id="89" w:name="_Toc59467894"/>
      <w:r>
        <w:t xml:space="preserve">Figure </w:t>
      </w:r>
      <w:r w:rsidR="00A23492">
        <w:fldChar w:fldCharType="begin"/>
      </w:r>
      <w:r w:rsidR="00A23492">
        <w:instrText xml:space="preserve"> SEQ Figure \* ARABIC </w:instrText>
      </w:r>
      <w:r w:rsidR="00A23492">
        <w:fldChar w:fldCharType="separate"/>
      </w:r>
      <w:r w:rsidR="000930B1">
        <w:rPr>
          <w:noProof/>
        </w:rPr>
        <w:t>8</w:t>
      </w:r>
      <w:r w:rsidR="00A23492">
        <w:rPr>
          <w:noProof/>
        </w:rPr>
        <w:fldChar w:fldCharType="end"/>
      </w:r>
      <w:r>
        <w:t>: Pretty report using cucumber</w:t>
      </w:r>
      <w:bookmarkEnd w:id="89"/>
    </w:p>
    <w:p w14:paraId="361EEF20" w14:textId="77777777" w:rsidR="004C471C" w:rsidRPr="004C471C" w:rsidRDefault="004C471C" w:rsidP="004C471C"/>
    <w:p w14:paraId="18DDBF60" w14:textId="77777777" w:rsidR="004C471C" w:rsidRDefault="004C471C" w:rsidP="004C471C">
      <w:pPr>
        <w:keepNext/>
        <w:ind w:firstLine="0"/>
      </w:pPr>
      <w:r>
        <w:rPr>
          <w:noProof/>
        </w:rPr>
        <w:drawing>
          <wp:inline distT="0" distB="0" distL="0" distR="0" wp14:anchorId="11B63110" wp14:editId="11CFE998">
            <wp:extent cx="4838700" cy="41617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4107" cy="4192219"/>
                    </a:xfrm>
                    <a:prstGeom prst="rect">
                      <a:avLst/>
                    </a:prstGeom>
                  </pic:spPr>
                </pic:pic>
              </a:graphicData>
            </a:graphic>
          </wp:inline>
        </w:drawing>
      </w:r>
    </w:p>
    <w:p w14:paraId="4E626B9A" w14:textId="09B02A19" w:rsidR="0031680F" w:rsidRDefault="004C471C" w:rsidP="004C471C">
      <w:pPr>
        <w:pStyle w:val="Caption"/>
        <w:ind w:firstLine="142"/>
      </w:pPr>
      <w:bookmarkStart w:id="90" w:name="_Toc59467895"/>
      <w:r>
        <w:t xml:space="preserve">Figure </w:t>
      </w:r>
      <w:r w:rsidR="00A23492">
        <w:fldChar w:fldCharType="begin"/>
      </w:r>
      <w:r w:rsidR="00A23492">
        <w:instrText xml:space="preserve"> SEQ Figure \* ARABIC </w:instrText>
      </w:r>
      <w:r w:rsidR="00A23492">
        <w:fldChar w:fldCharType="separate"/>
      </w:r>
      <w:r w:rsidR="000930B1">
        <w:rPr>
          <w:noProof/>
        </w:rPr>
        <w:t>9</w:t>
      </w:r>
      <w:r w:rsidR="00A23492">
        <w:rPr>
          <w:noProof/>
        </w:rPr>
        <w:fldChar w:fldCharType="end"/>
      </w:r>
      <w:r>
        <w:t>: Report using Pretty plugin</w:t>
      </w:r>
      <w:bookmarkEnd w:id="90"/>
    </w:p>
    <w:p w14:paraId="5BF234A0" w14:textId="7E0F7CEF" w:rsidR="0031680F" w:rsidRDefault="0031680F" w:rsidP="0031680F">
      <w:pPr>
        <w:pStyle w:val="Heading2"/>
      </w:pPr>
      <w:bookmarkStart w:id="91" w:name="_Toc59526599"/>
      <w:r>
        <w:lastRenderedPageBreak/>
        <w:t xml:space="preserve">Test Automation scripts for Login into FADR application using </w:t>
      </w:r>
      <w:r w:rsidR="00CB3541">
        <w:t>Serenity</w:t>
      </w:r>
      <w:r>
        <w:t xml:space="preserve"> – UI and API</w:t>
      </w:r>
      <w:bookmarkEnd w:id="91"/>
    </w:p>
    <w:p w14:paraId="3338C640" w14:textId="1F08FDEC" w:rsidR="00CB3541" w:rsidRPr="00353B36" w:rsidRDefault="00CB3541" w:rsidP="00CB3541">
      <w:pPr>
        <w:pStyle w:val="ListParagraph"/>
        <w:numPr>
          <w:ilvl w:val="0"/>
          <w:numId w:val="9"/>
        </w:numPr>
        <w:rPr>
          <w:rStyle w:val="Hyperlink"/>
          <w:color w:val="auto"/>
          <w:u w:val="none"/>
        </w:rPr>
      </w:pPr>
      <w:r>
        <w:t xml:space="preserve">GitHub Repository Link: </w:t>
      </w:r>
      <w:hyperlink r:id="rId25" w:history="1">
        <w:r w:rsidRPr="00CB3541">
          <w:rPr>
            <w:rStyle w:val="Hyperlink"/>
          </w:rPr>
          <w:t>https://github.com/99002591/fadrdemoSerenity</w:t>
        </w:r>
      </w:hyperlink>
    </w:p>
    <w:p w14:paraId="3701F9C3" w14:textId="707C5DF0" w:rsidR="00353B36" w:rsidRDefault="00353B36" w:rsidP="00353B36">
      <w:pPr>
        <w:ind w:firstLine="0"/>
      </w:pPr>
    </w:p>
    <w:p w14:paraId="6E2CC508" w14:textId="3CFB774B" w:rsidR="00353B36" w:rsidRPr="00353B36" w:rsidRDefault="00353B36" w:rsidP="00353B36">
      <w:pPr>
        <w:pStyle w:val="Header3"/>
        <w:rPr>
          <w:rFonts w:ascii="Cambria" w:hAnsi="Cambria" w:cstheme="minorHAnsi"/>
          <w:sz w:val="24"/>
        </w:rPr>
      </w:pPr>
      <w:bookmarkStart w:id="92" w:name="_Toc59526600"/>
      <w:r w:rsidRPr="00353B36">
        <w:rPr>
          <w:rFonts w:ascii="Cambria" w:hAnsi="Cambria" w:cstheme="minorHAnsi"/>
          <w:sz w:val="24"/>
        </w:rPr>
        <w:t>Serenity single page report type</w:t>
      </w:r>
      <w:bookmarkEnd w:id="92"/>
    </w:p>
    <w:p w14:paraId="26243EAA" w14:textId="77777777" w:rsidR="001970F6" w:rsidRDefault="001970F6" w:rsidP="001970F6">
      <w:pPr>
        <w:pStyle w:val="Caption"/>
        <w:keepNext/>
        <w:ind w:firstLine="0"/>
      </w:pPr>
      <w:r>
        <w:rPr>
          <w:noProof/>
        </w:rPr>
        <w:drawing>
          <wp:inline distT="0" distB="0" distL="0" distR="0" wp14:anchorId="56F2EBAF" wp14:editId="17A0A4CC">
            <wp:extent cx="6457950" cy="3228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66838" cy="3233419"/>
                    </a:xfrm>
                    <a:prstGeom prst="rect">
                      <a:avLst/>
                    </a:prstGeom>
                  </pic:spPr>
                </pic:pic>
              </a:graphicData>
            </a:graphic>
          </wp:inline>
        </w:drawing>
      </w:r>
    </w:p>
    <w:p w14:paraId="285CF016" w14:textId="264C0DE6" w:rsidR="00165100" w:rsidRDefault="001970F6" w:rsidP="001970F6">
      <w:pPr>
        <w:pStyle w:val="Caption"/>
      </w:pPr>
      <w:bookmarkStart w:id="93" w:name="_Toc59467896"/>
      <w:r>
        <w:t xml:space="preserve">Figure </w:t>
      </w:r>
      <w:r w:rsidR="00A23492">
        <w:fldChar w:fldCharType="begin"/>
      </w:r>
      <w:r w:rsidR="00A23492">
        <w:instrText xml:space="preserve"> SEQ Figure \* ARABIC </w:instrText>
      </w:r>
      <w:r w:rsidR="00A23492">
        <w:fldChar w:fldCharType="separate"/>
      </w:r>
      <w:r w:rsidR="000930B1">
        <w:rPr>
          <w:noProof/>
        </w:rPr>
        <w:t>10</w:t>
      </w:r>
      <w:r w:rsidR="00A23492">
        <w:rPr>
          <w:noProof/>
        </w:rPr>
        <w:fldChar w:fldCharType="end"/>
      </w:r>
      <w:r>
        <w:t>: Serenity single page report-1</w:t>
      </w:r>
      <w:bookmarkEnd w:id="93"/>
    </w:p>
    <w:p w14:paraId="7612FC17" w14:textId="77777777" w:rsidR="001970F6" w:rsidRPr="001970F6" w:rsidRDefault="001970F6" w:rsidP="001970F6"/>
    <w:p w14:paraId="4C9DD7A1" w14:textId="77777777" w:rsidR="001970F6" w:rsidRDefault="001970F6" w:rsidP="00E4008A">
      <w:pPr>
        <w:keepNext/>
        <w:ind w:firstLine="0"/>
      </w:pPr>
      <w:r>
        <w:rPr>
          <w:noProof/>
        </w:rPr>
        <w:drawing>
          <wp:inline distT="0" distB="0" distL="0" distR="0" wp14:anchorId="6026371E" wp14:editId="33FABF92">
            <wp:extent cx="5564404" cy="3067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5233" cy="3073655"/>
                    </a:xfrm>
                    <a:prstGeom prst="rect">
                      <a:avLst/>
                    </a:prstGeom>
                  </pic:spPr>
                </pic:pic>
              </a:graphicData>
            </a:graphic>
          </wp:inline>
        </w:drawing>
      </w:r>
    </w:p>
    <w:p w14:paraId="02B20DAC" w14:textId="22EBB09B" w:rsidR="00BA7F96" w:rsidRDefault="001970F6" w:rsidP="00E4008A">
      <w:pPr>
        <w:pStyle w:val="Caption"/>
        <w:ind w:firstLine="0"/>
      </w:pPr>
      <w:bookmarkStart w:id="94" w:name="_Toc59467897"/>
      <w:r>
        <w:t xml:space="preserve">Figure </w:t>
      </w:r>
      <w:r w:rsidR="00A23492">
        <w:fldChar w:fldCharType="begin"/>
      </w:r>
      <w:r w:rsidR="00A23492">
        <w:instrText xml:space="preserve"> SEQ Figure \* ARABIC </w:instrText>
      </w:r>
      <w:r w:rsidR="00A23492">
        <w:fldChar w:fldCharType="separate"/>
      </w:r>
      <w:r w:rsidR="000930B1">
        <w:rPr>
          <w:noProof/>
        </w:rPr>
        <w:t>11</w:t>
      </w:r>
      <w:r w:rsidR="00A23492">
        <w:rPr>
          <w:noProof/>
        </w:rPr>
        <w:fldChar w:fldCharType="end"/>
      </w:r>
      <w:r>
        <w:t>: Serenity single page report-2</w:t>
      </w:r>
      <w:bookmarkEnd w:id="94"/>
    </w:p>
    <w:p w14:paraId="18C29874" w14:textId="757C3367" w:rsidR="00B51CC4" w:rsidRDefault="00B51CC4" w:rsidP="00E8216F">
      <w:pPr>
        <w:keepNext/>
        <w:ind w:firstLine="0"/>
        <w:rPr>
          <w:rStyle w:val="Header3Char"/>
          <w:rFonts w:ascii="Cambria" w:hAnsi="Cambria"/>
          <w:sz w:val="24"/>
        </w:rPr>
      </w:pPr>
      <w:bookmarkStart w:id="95" w:name="_Toc59526601"/>
      <w:r w:rsidRPr="00B51CC4">
        <w:rPr>
          <w:rStyle w:val="Header3Char"/>
          <w:rFonts w:ascii="Cambria" w:hAnsi="Cambria"/>
          <w:sz w:val="24"/>
        </w:rPr>
        <w:lastRenderedPageBreak/>
        <w:t>Full-fledged serenity reports</w:t>
      </w:r>
      <w:bookmarkEnd w:id="95"/>
    </w:p>
    <w:p w14:paraId="38CCE370" w14:textId="77777777" w:rsidR="00B51CC4" w:rsidRDefault="00B51CC4" w:rsidP="00E8216F">
      <w:pPr>
        <w:keepNext/>
        <w:ind w:firstLine="0"/>
        <w:rPr>
          <w:rStyle w:val="Header3Char"/>
          <w:rFonts w:ascii="Cambria" w:hAnsi="Cambria"/>
          <w:sz w:val="24"/>
        </w:rPr>
      </w:pPr>
    </w:p>
    <w:p w14:paraId="051D328E" w14:textId="5C1124EE" w:rsidR="00E8216F" w:rsidRDefault="00E8216F" w:rsidP="00E8216F">
      <w:pPr>
        <w:keepNext/>
        <w:ind w:firstLine="0"/>
      </w:pPr>
      <w:r>
        <w:rPr>
          <w:noProof/>
        </w:rPr>
        <w:drawing>
          <wp:inline distT="0" distB="0" distL="0" distR="0" wp14:anchorId="43C90710" wp14:editId="2D96561E">
            <wp:extent cx="6457950" cy="3143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7950" cy="3143250"/>
                    </a:xfrm>
                    <a:prstGeom prst="rect">
                      <a:avLst/>
                    </a:prstGeom>
                  </pic:spPr>
                </pic:pic>
              </a:graphicData>
            </a:graphic>
          </wp:inline>
        </w:drawing>
      </w:r>
    </w:p>
    <w:p w14:paraId="4077F280" w14:textId="3B666803" w:rsidR="001970F6" w:rsidRDefault="00E8216F" w:rsidP="00E8216F">
      <w:pPr>
        <w:pStyle w:val="Caption"/>
        <w:ind w:firstLine="0"/>
      </w:pPr>
      <w:bookmarkStart w:id="96" w:name="_Toc59467898"/>
      <w:r>
        <w:t xml:space="preserve">Figure </w:t>
      </w:r>
      <w:r w:rsidR="00A23492">
        <w:fldChar w:fldCharType="begin"/>
      </w:r>
      <w:r w:rsidR="00A23492">
        <w:instrText xml:space="preserve"> SEQ Figure \* ARABIC </w:instrText>
      </w:r>
      <w:r w:rsidR="00A23492">
        <w:fldChar w:fldCharType="separate"/>
      </w:r>
      <w:r w:rsidR="000930B1">
        <w:rPr>
          <w:noProof/>
        </w:rPr>
        <w:t>12</w:t>
      </w:r>
      <w:r w:rsidR="00A23492">
        <w:rPr>
          <w:noProof/>
        </w:rPr>
        <w:fldChar w:fldCharType="end"/>
      </w:r>
      <w:r>
        <w:t>: Comprehensive report- Overall results</w:t>
      </w:r>
      <w:bookmarkEnd w:id="96"/>
    </w:p>
    <w:p w14:paraId="78BD9236" w14:textId="6816C739" w:rsidR="00E8216F" w:rsidRDefault="00E8216F" w:rsidP="00E8216F"/>
    <w:p w14:paraId="4CE5B936" w14:textId="688FEC4D" w:rsidR="000D4D95" w:rsidRDefault="000D4D95" w:rsidP="00E8216F"/>
    <w:p w14:paraId="746946FF" w14:textId="77777777" w:rsidR="000D4D95" w:rsidRDefault="000D4D95" w:rsidP="00E8216F"/>
    <w:p w14:paraId="2A0FD0D7" w14:textId="77777777" w:rsidR="00E8216F" w:rsidRDefault="00E8216F" w:rsidP="00E8216F">
      <w:pPr>
        <w:keepNext/>
        <w:ind w:firstLine="0"/>
      </w:pPr>
      <w:r>
        <w:rPr>
          <w:noProof/>
        </w:rPr>
        <w:drawing>
          <wp:inline distT="0" distB="0" distL="0" distR="0" wp14:anchorId="65938591" wp14:editId="174E1865">
            <wp:extent cx="6457950" cy="2809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7950" cy="2809875"/>
                    </a:xfrm>
                    <a:prstGeom prst="rect">
                      <a:avLst/>
                    </a:prstGeom>
                  </pic:spPr>
                </pic:pic>
              </a:graphicData>
            </a:graphic>
          </wp:inline>
        </w:drawing>
      </w:r>
    </w:p>
    <w:p w14:paraId="1AAB0FBE" w14:textId="327E2FC0" w:rsidR="00E8216F" w:rsidRDefault="00E8216F" w:rsidP="00E8216F">
      <w:pPr>
        <w:pStyle w:val="Caption"/>
        <w:ind w:firstLine="0"/>
      </w:pPr>
      <w:bookmarkStart w:id="97" w:name="_Toc59467899"/>
      <w:r>
        <w:t xml:space="preserve">Figure </w:t>
      </w:r>
      <w:r w:rsidR="00A23492">
        <w:fldChar w:fldCharType="begin"/>
      </w:r>
      <w:r w:rsidR="00A23492">
        <w:instrText xml:space="preserve"> SEQ Figure \* ARABIC </w:instrText>
      </w:r>
      <w:r w:rsidR="00A23492">
        <w:fldChar w:fldCharType="separate"/>
      </w:r>
      <w:r w:rsidR="000930B1">
        <w:rPr>
          <w:noProof/>
        </w:rPr>
        <w:t>13</w:t>
      </w:r>
      <w:r w:rsidR="00A23492">
        <w:rPr>
          <w:noProof/>
        </w:rPr>
        <w:fldChar w:fldCharType="end"/>
      </w:r>
      <w:r>
        <w:t>: Functional coverage</w:t>
      </w:r>
      <w:bookmarkEnd w:id="97"/>
    </w:p>
    <w:p w14:paraId="09B88808" w14:textId="29EEC57D" w:rsidR="00E8216F" w:rsidRDefault="00E8216F" w:rsidP="00E8216F"/>
    <w:p w14:paraId="481B05BB" w14:textId="1B5485DA" w:rsidR="00E8216F" w:rsidRDefault="00E8216F" w:rsidP="00E8216F">
      <w:pPr>
        <w:ind w:firstLine="0"/>
      </w:pPr>
    </w:p>
    <w:p w14:paraId="149FA9E8" w14:textId="07E87441" w:rsidR="000D4D95" w:rsidRDefault="000D4D95">
      <w:pPr>
        <w:ind w:firstLine="0"/>
      </w:pPr>
      <w:r>
        <w:br w:type="page"/>
      </w:r>
    </w:p>
    <w:p w14:paraId="756F625E" w14:textId="77777777" w:rsidR="00177411" w:rsidRDefault="00177411" w:rsidP="00177411">
      <w:pPr>
        <w:keepNext/>
        <w:ind w:firstLine="0"/>
      </w:pPr>
      <w:r>
        <w:rPr>
          <w:noProof/>
        </w:rPr>
        <w:lastRenderedPageBreak/>
        <w:drawing>
          <wp:inline distT="0" distB="0" distL="0" distR="0" wp14:anchorId="32DD5342" wp14:editId="6EFA36C6">
            <wp:extent cx="6457950" cy="3057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57950" cy="3057525"/>
                    </a:xfrm>
                    <a:prstGeom prst="rect">
                      <a:avLst/>
                    </a:prstGeom>
                  </pic:spPr>
                </pic:pic>
              </a:graphicData>
            </a:graphic>
          </wp:inline>
        </w:drawing>
      </w:r>
    </w:p>
    <w:p w14:paraId="7BC0935D" w14:textId="65E6C0C5" w:rsidR="000D4D95" w:rsidRDefault="00177411" w:rsidP="00177411">
      <w:pPr>
        <w:pStyle w:val="Caption"/>
        <w:ind w:firstLine="0"/>
      </w:pPr>
      <w:bookmarkStart w:id="98" w:name="_Toc59467900"/>
      <w:r>
        <w:t xml:space="preserve">Figure </w:t>
      </w:r>
      <w:r w:rsidR="00A23492">
        <w:fldChar w:fldCharType="begin"/>
      </w:r>
      <w:r w:rsidR="00A23492">
        <w:instrText xml:space="preserve"> SEQ Figure \* ARABIC </w:instrText>
      </w:r>
      <w:r w:rsidR="00A23492">
        <w:fldChar w:fldCharType="separate"/>
      </w:r>
      <w:r w:rsidR="000930B1">
        <w:rPr>
          <w:noProof/>
        </w:rPr>
        <w:t>14</w:t>
      </w:r>
      <w:r w:rsidR="00A23492">
        <w:rPr>
          <w:noProof/>
        </w:rPr>
        <w:fldChar w:fldCharType="end"/>
      </w:r>
      <w:r>
        <w:t>: Integrated requirement documentation</w:t>
      </w:r>
      <w:bookmarkEnd w:id="98"/>
    </w:p>
    <w:p w14:paraId="592801F0" w14:textId="099FC2E2" w:rsidR="00177411" w:rsidRDefault="00177411" w:rsidP="00177411"/>
    <w:p w14:paraId="51040AAD" w14:textId="5C8980E8" w:rsidR="003D3AE8" w:rsidRDefault="003D3AE8" w:rsidP="00177411"/>
    <w:p w14:paraId="22232C6F" w14:textId="77777777" w:rsidR="003D3AE8" w:rsidRDefault="003D3AE8" w:rsidP="00177411"/>
    <w:p w14:paraId="355D40DE" w14:textId="77777777" w:rsidR="003D3AE8" w:rsidRDefault="00177411" w:rsidP="003D3AE8">
      <w:pPr>
        <w:keepNext/>
        <w:ind w:firstLine="0"/>
      </w:pPr>
      <w:r>
        <w:rPr>
          <w:noProof/>
        </w:rPr>
        <w:drawing>
          <wp:inline distT="0" distB="0" distL="0" distR="0" wp14:anchorId="11D4A5D1" wp14:editId="2BF4B985">
            <wp:extent cx="6457950" cy="3114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950" cy="3114675"/>
                    </a:xfrm>
                    <a:prstGeom prst="rect">
                      <a:avLst/>
                    </a:prstGeom>
                  </pic:spPr>
                </pic:pic>
              </a:graphicData>
            </a:graphic>
          </wp:inline>
        </w:drawing>
      </w:r>
    </w:p>
    <w:p w14:paraId="2716E654" w14:textId="6C0376A3" w:rsidR="003D3AE8" w:rsidRDefault="003D3AE8" w:rsidP="003D3AE8">
      <w:pPr>
        <w:pStyle w:val="Caption"/>
        <w:ind w:firstLine="0"/>
      </w:pPr>
      <w:bookmarkStart w:id="99" w:name="_Toc59467901"/>
      <w:r>
        <w:t xml:space="preserve">Figure </w:t>
      </w:r>
      <w:r w:rsidR="00A23492">
        <w:fldChar w:fldCharType="begin"/>
      </w:r>
      <w:r w:rsidR="00A23492">
        <w:instrText xml:space="preserve"> SEQ Figure \* ARABIC </w:instrText>
      </w:r>
      <w:r w:rsidR="00A23492">
        <w:fldChar w:fldCharType="separate"/>
      </w:r>
      <w:r w:rsidR="000930B1">
        <w:rPr>
          <w:noProof/>
        </w:rPr>
        <w:t>15</w:t>
      </w:r>
      <w:r w:rsidR="00A23492">
        <w:rPr>
          <w:noProof/>
        </w:rPr>
        <w:fldChar w:fldCharType="end"/>
      </w:r>
      <w:r>
        <w:t>: Feature expansion</w:t>
      </w:r>
      <w:bookmarkEnd w:id="99"/>
    </w:p>
    <w:p w14:paraId="3D2862E4" w14:textId="77777777" w:rsidR="003D3AE8" w:rsidRDefault="003D3AE8">
      <w:pPr>
        <w:ind w:firstLine="0"/>
        <w:rPr>
          <w:b/>
          <w:bCs/>
          <w:sz w:val="18"/>
          <w:szCs w:val="18"/>
        </w:rPr>
      </w:pPr>
      <w:r>
        <w:br w:type="page"/>
      </w:r>
    </w:p>
    <w:p w14:paraId="3EFA36E0" w14:textId="77777777" w:rsidR="003D3AE8" w:rsidRDefault="003D3AE8" w:rsidP="003D3AE8">
      <w:pPr>
        <w:pStyle w:val="Caption"/>
        <w:keepNext/>
        <w:ind w:firstLine="0"/>
      </w:pPr>
      <w:r>
        <w:rPr>
          <w:noProof/>
        </w:rPr>
        <w:lastRenderedPageBreak/>
        <w:drawing>
          <wp:inline distT="0" distB="0" distL="0" distR="0" wp14:anchorId="5705FEB8" wp14:editId="1B1383A8">
            <wp:extent cx="6457950" cy="2915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57950" cy="2915285"/>
                    </a:xfrm>
                    <a:prstGeom prst="rect">
                      <a:avLst/>
                    </a:prstGeom>
                  </pic:spPr>
                </pic:pic>
              </a:graphicData>
            </a:graphic>
          </wp:inline>
        </w:drawing>
      </w:r>
    </w:p>
    <w:p w14:paraId="1D49AE6D" w14:textId="5F503B98" w:rsidR="003D3AE8" w:rsidRDefault="003D3AE8" w:rsidP="003D3AE8">
      <w:pPr>
        <w:pStyle w:val="Caption"/>
        <w:ind w:firstLine="0"/>
      </w:pPr>
      <w:bookmarkStart w:id="100" w:name="_Toc59467902"/>
      <w:r>
        <w:t xml:space="preserve">Figure </w:t>
      </w:r>
      <w:r w:rsidR="00A23492">
        <w:fldChar w:fldCharType="begin"/>
      </w:r>
      <w:r w:rsidR="00A23492">
        <w:instrText xml:space="preserve"> SEQ Figure \* ARABIC </w:instrText>
      </w:r>
      <w:r w:rsidR="00A23492">
        <w:fldChar w:fldCharType="separate"/>
      </w:r>
      <w:r w:rsidR="000930B1">
        <w:rPr>
          <w:noProof/>
        </w:rPr>
        <w:t>16</w:t>
      </w:r>
      <w:r w:rsidR="00A23492">
        <w:rPr>
          <w:noProof/>
        </w:rPr>
        <w:fldChar w:fldCharType="end"/>
      </w:r>
      <w:r>
        <w:t>: Detailed data table for scenarios</w:t>
      </w:r>
      <w:bookmarkEnd w:id="100"/>
    </w:p>
    <w:p w14:paraId="4AABB928" w14:textId="77777777" w:rsidR="003D3AE8" w:rsidRDefault="003D3AE8" w:rsidP="003D3AE8">
      <w:pPr>
        <w:pStyle w:val="Caption"/>
        <w:ind w:firstLine="0"/>
      </w:pPr>
    </w:p>
    <w:p w14:paraId="4356E50D" w14:textId="77777777" w:rsidR="003D3AE8" w:rsidRDefault="003D3AE8" w:rsidP="003D3AE8">
      <w:pPr>
        <w:pStyle w:val="Caption"/>
        <w:ind w:firstLine="0"/>
      </w:pPr>
    </w:p>
    <w:p w14:paraId="14C762ED" w14:textId="77777777" w:rsidR="003D3AE8" w:rsidRDefault="003D3AE8" w:rsidP="003D3AE8">
      <w:pPr>
        <w:pStyle w:val="Caption"/>
        <w:ind w:firstLine="0"/>
      </w:pPr>
    </w:p>
    <w:p w14:paraId="33DF4975" w14:textId="77777777" w:rsidR="003D3AE8" w:rsidRDefault="003D3AE8" w:rsidP="003D3AE8">
      <w:pPr>
        <w:pStyle w:val="Caption"/>
        <w:ind w:firstLine="0"/>
      </w:pPr>
    </w:p>
    <w:p w14:paraId="7058E185" w14:textId="77777777" w:rsidR="003D3AE8" w:rsidRDefault="003D3AE8" w:rsidP="003D3AE8">
      <w:pPr>
        <w:pStyle w:val="Caption"/>
        <w:ind w:firstLine="0"/>
      </w:pPr>
    </w:p>
    <w:p w14:paraId="2CA8CD18" w14:textId="77777777" w:rsidR="003D3AE8" w:rsidRDefault="003D3AE8" w:rsidP="003D3AE8">
      <w:pPr>
        <w:pStyle w:val="Caption"/>
        <w:ind w:firstLine="0"/>
      </w:pPr>
    </w:p>
    <w:p w14:paraId="4D5A3722" w14:textId="77777777" w:rsidR="003D3AE8" w:rsidRDefault="003D3AE8" w:rsidP="003D3AE8">
      <w:pPr>
        <w:pStyle w:val="Caption"/>
        <w:keepNext/>
        <w:ind w:firstLine="0"/>
      </w:pPr>
      <w:r>
        <w:rPr>
          <w:noProof/>
        </w:rPr>
        <w:drawing>
          <wp:inline distT="0" distB="0" distL="0" distR="0" wp14:anchorId="2571ED45" wp14:editId="7A69B072">
            <wp:extent cx="6457950" cy="300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57950" cy="3009900"/>
                    </a:xfrm>
                    <a:prstGeom prst="rect">
                      <a:avLst/>
                    </a:prstGeom>
                  </pic:spPr>
                </pic:pic>
              </a:graphicData>
            </a:graphic>
          </wp:inline>
        </w:drawing>
      </w:r>
    </w:p>
    <w:p w14:paraId="6BE88462" w14:textId="6AD2073A" w:rsidR="003D3AE8" w:rsidRDefault="003D3AE8" w:rsidP="003D3AE8">
      <w:pPr>
        <w:pStyle w:val="Caption"/>
        <w:ind w:firstLine="0"/>
      </w:pPr>
      <w:bookmarkStart w:id="101" w:name="_Toc59467903"/>
      <w:r>
        <w:t xml:space="preserve">Figure </w:t>
      </w:r>
      <w:r w:rsidR="00A23492">
        <w:fldChar w:fldCharType="begin"/>
      </w:r>
      <w:r w:rsidR="00A23492">
        <w:instrText xml:space="preserve"> SEQ Figure \* ARABIC </w:instrText>
      </w:r>
      <w:r w:rsidR="00A23492">
        <w:fldChar w:fldCharType="separate"/>
      </w:r>
      <w:r w:rsidR="000930B1">
        <w:rPr>
          <w:noProof/>
        </w:rPr>
        <w:t>17</w:t>
      </w:r>
      <w:r w:rsidR="00A23492">
        <w:rPr>
          <w:noProof/>
        </w:rPr>
        <w:fldChar w:fldCharType="end"/>
      </w:r>
      <w:r>
        <w:t>: Steps with screenshots</w:t>
      </w:r>
      <w:bookmarkEnd w:id="101"/>
    </w:p>
    <w:p w14:paraId="5B0D2C25" w14:textId="77777777" w:rsidR="003D3AE8" w:rsidRPr="003D3AE8" w:rsidRDefault="003D3AE8" w:rsidP="003D3AE8"/>
    <w:p w14:paraId="42235AE3" w14:textId="77777777" w:rsidR="003D3AE8" w:rsidRDefault="003D3AE8" w:rsidP="003D3AE8">
      <w:pPr>
        <w:keepNext/>
        <w:ind w:firstLine="0"/>
      </w:pPr>
      <w:r>
        <w:rPr>
          <w:noProof/>
        </w:rPr>
        <w:lastRenderedPageBreak/>
        <w:drawing>
          <wp:inline distT="0" distB="0" distL="0" distR="0" wp14:anchorId="5EB0BE9D" wp14:editId="49A8A939">
            <wp:extent cx="6457950" cy="3632597"/>
            <wp:effectExtent l="0" t="0" r="0" b="0"/>
            <wp:docPr id="26" name="Picture 26" descr="C:\Users\99002591\AppData\Local\Microsoft\Windows\INetCache\Content.Word\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2591\AppData\Local\Microsoft\Windows\INetCache\Content.Word\Screenshot (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57950" cy="3632597"/>
                    </a:xfrm>
                    <a:prstGeom prst="rect">
                      <a:avLst/>
                    </a:prstGeom>
                    <a:noFill/>
                    <a:ln>
                      <a:noFill/>
                    </a:ln>
                  </pic:spPr>
                </pic:pic>
              </a:graphicData>
            </a:graphic>
          </wp:inline>
        </w:drawing>
      </w:r>
    </w:p>
    <w:p w14:paraId="2D320AAC" w14:textId="060492D1" w:rsidR="003D3AE8" w:rsidRPr="003D3AE8" w:rsidRDefault="003D3AE8" w:rsidP="003D3AE8">
      <w:pPr>
        <w:pStyle w:val="Caption"/>
        <w:ind w:firstLine="0"/>
      </w:pPr>
      <w:bookmarkStart w:id="102" w:name="_Toc59467904"/>
      <w:r>
        <w:t xml:space="preserve">Figure </w:t>
      </w:r>
      <w:r w:rsidR="00A23492">
        <w:fldChar w:fldCharType="begin"/>
      </w:r>
      <w:r w:rsidR="00A23492">
        <w:instrText xml:space="preserve"> SEQ Figure \* ARABIC </w:instrText>
      </w:r>
      <w:r w:rsidR="00A23492">
        <w:fldChar w:fldCharType="separate"/>
      </w:r>
      <w:r w:rsidR="000930B1">
        <w:rPr>
          <w:noProof/>
        </w:rPr>
        <w:t>18</w:t>
      </w:r>
      <w:r w:rsidR="00A23492">
        <w:rPr>
          <w:noProof/>
        </w:rPr>
        <w:fldChar w:fldCharType="end"/>
      </w:r>
      <w:r>
        <w:t>: Steps breakdown before action with screenshot</w:t>
      </w:r>
      <w:bookmarkEnd w:id="102"/>
    </w:p>
    <w:p w14:paraId="0B62044E" w14:textId="3666E3A1" w:rsidR="003D3AE8" w:rsidRDefault="003D3AE8" w:rsidP="003D3AE8">
      <w:pPr>
        <w:ind w:firstLine="0"/>
      </w:pPr>
    </w:p>
    <w:p w14:paraId="68664143" w14:textId="77777777" w:rsidR="003D3AE8" w:rsidRDefault="003D3AE8" w:rsidP="003D3AE8">
      <w:pPr>
        <w:keepNext/>
        <w:ind w:firstLine="0"/>
      </w:pPr>
      <w:r>
        <w:rPr>
          <w:noProof/>
        </w:rPr>
        <w:drawing>
          <wp:inline distT="0" distB="0" distL="0" distR="0" wp14:anchorId="72A4AFDE" wp14:editId="12097DA5">
            <wp:extent cx="6457950" cy="3632597"/>
            <wp:effectExtent l="0" t="0" r="0" b="0"/>
            <wp:docPr id="25" name="Picture 25" descr="C:\Users\99002591\AppData\Local\Microsoft\Windows\INetCache\Content.Word\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2591\AppData\Local\Microsoft\Windows\INetCache\Content.Word\Screenshot (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57950" cy="3632597"/>
                    </a:xfrm>
                    <a:prstGeom prst="rect">
                      <a:avLst/>
                    </a:prstGeom>
                    <a:noFill/>
                    <a:ln>
                      <a:noFill/>
                    </a:ln>
                  </pic:spPr>
                </pic:pic>
              </a:graphicData>
            </a:graphic>
          </wp:inline>
        </w:drawing>
      </w:r>
    </w:p>
    <w:p w14:paraId="24376903" w14:textId="08970019" w:rsidR="003D3AE8" w:rsidRDefault="003D3AE8" w:rsidP="00CD5500">
      <w:pPr>
        <w:pStyle w:val="Caption"/>
        <w:ind w:firstLine="0"/>
      </w:pPr>
      <w:bookmarkStart w:id="103" w:name="_Toc59467905"/>
      <w:r>
        <w:t xml:space="preserve">Figure </w:t>
      </w:r>
      <w:r w:rsidR="00A23492">
        <w:fldChar w:fldCharType="begin"/>
      </w:r>
      <w:r w:rsidR="00A23492">
        <w:instrText xml:space="preserve"> SEQ Figure \* ARABIC </w:instrText>
      </w:r>
      <w:r w:rsidR="00A23492">
        <w:fldChar w:fldCharType="separate"/>
      </w:r>
      <w:r w:rsidR="000930B1">
        <w:rPr>
          <w:noProof/>
        </w:rPr>
        <w:t>19</w:t>
      </w:r>
      <w:r w:rsidR="00A23492">
        <w:rPr>
          <w:noProof/>
        </w:rPr>
        <w:fldChar w:fldCharType="end"/>
      </w:r>
      <w:r>
        <w:t>: Steps br</w:t>
      </w:r>
      <w:r w:rsidR="00CD5500">
        <w:t>eakdown after action with screenshot</w:t>
      </w:r>
      <w:bookmarkEnd w:id="103"/>
    </w:p>
    <w:p w14:paraId="4612DCBE" w14:textId="42A0359B" w:rsidR="00B3397A" w:rsidRPr="009C3395" w:rsidRDefault="00B3397A" w:rsidP="00B3397A">
      <w:pPr>
        <w:pStyle w:val="Heading2"/>
        <w:rPr>
          <w:sz w:val="28"/>
        </w:rPr>
      </w:pPr>
      <w:bookmarkStart w:id="104" w:name="_Toc59526602"/>
      <w:r w:rsidRPr="009C3395">
        <w:rPr>
          <w:sz w:val="28"/>
        </w:rPr>
        <w:lastRenderedPageBreak/>
        <w:t>Terminal Execution of the Test Suite</w:t>
      </w:r>
      <w:bookmarkEnd w:id="104"/>
    </w:p>
    <w:p w14:paraId="218C61CB" w14:textId="77777777" w:rsidR="0080220C" w:rsidRDefault="0080220C" w:rsidP="0080220C">
      <w:pPr>
        <w:keepNext/>
        <w:ind w:firstLine="0"/>
      </w:pPr>
      <w:r>
        <w:rPr>
          <w:noProof/>
        </w:rPr>
        <w:drawing>
          <wp:inline distT="0" distB="0" distL="0" distR="0" wp14:anchorId="1DBB0781" wp14:editId="2B1B9D28">
            <wp:extent cx="6419850" cy="695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19850" cy="695325"/>
                    </a:xfrm>
                    <a:prstGeom prst="rect">
                      <a:avLst/>
                    </a:prstGeom>
                  </pic:spPr>
                </pic:pic>
              </a:graphicData>
            </a:graphic>
          </wp:inline>
        </w:drawing>
      </w:r>
    </w:p>
    <w:p w14:paraId="17354437" w14:textId="1EE47FD8" w:rsidR="0080220C" w:rsidRDefault="0080220C" w:rsidP="0080220C">
      <w:pPr>
        <w:pStyle w:val="Caption"/>
        <w:ind w:firstLine="0"/>
      </w:pPr>
      <w:bookmarkStart w:id="105" w:name="_Toc59467906"/>
      <w:r>
        <w:t xml:space="preserve">Figure </w:t>
      </w:r>
      <w:r w:rsidR="00A23492">
        <w:fldChar w:fldCharType="begin"/>
      </w:r>
      <w:r w:rsidR="00A23492">
        <w:instrText xml:space="preserve"> SEQ Figure \* ARABIC </w:instrText>
      </w:r>
      <w:r w:rsidR="00A23492">
        <w:fldChar w:fldCharType="separate"/>
      </w:r>
      <w:r w:rsidR="000930B1">
        <w:rPr>
          <w:noProof/>
        </w:rPr>
        <w:t>20</w:t>
      </w:r>
      <w:r w:rsidR="00A23492">
        <w:rPr>
          <w:noProof/>
        </w:rPr>
        <w:fldChar w:fldCharType="end"/>
      </w:r>
      <w:r>
        <w:t>: Run entire test suite</w:t>
      </w:r>
      <w:bookmarkEnd w:id="105"/>
    </w:p>
    <w:p w14:paraId="5BA89CAC" w14:textId="696F4120" w:rsidR="00A265E9" w:rsidRDefault="00A265E9" w:rsidP="00A265E9"/>
    <w:p w14:paraId="6C225BB6" w14:textId="77777777" w:rsidR="00A265E9" w:rsidRPr="00A265E9" w:rsidRDefault="00A265E9" w:rsidP="00A265E9"/>
    <w:p w14:paraId="3C9B2B5D" w14:textId="6D248E28" w:rsidR="00B3397A" w:rsidRDefault="00B3397A" w:rsidP="00B3397A">
      <w:pPr>
        <w:pStyle w:val="Header3"/>
        <w:rPr>
          <w:rFonts w:ascii="Cambria" w:hAnsi="Cambria"/>
          <w:sz w:val="24"/>
        </w:rPr>
      </w:pPr>
      <w:bookmarkStart w:id="106" w:name="_Toc59526603"/>
      <w:r w:rsidRPr="00B3397A">
        <w:rPr>
          <w:rFonts w:ascii="Cambria" w:hAnsi="Cambria"/>
          <w:sz w:val="24"/>
        </w:rPr>
        <w:t>Entire test suite execution</w:t>
      </w:r>
      <w:bookmarkEnd w:id="106"/>
    </w:p>
    <w:p w14:paraId="2E6E7A23" w14:textId="77777777" w:rsidR="00A168A0" w:rsidRDefault="00A168A0" w:rsidP="00B3397A">
      <w:pPr>
        <w:pStyle w:val="Header3"/>
        <w:rPr>
          <w:rFonts w:ascii="Cambria" w:hAnsi="Cambria"/>
          <w:sz w:val="24"/>
        </w:rPr>
      </w:pPr>
    </w:p>
    <w:p w14:paraId="1A5B8C32" w14:textId="77777777" w:rsidR="0080220C" w:rsidRDefault="00B3397A" w:rsidP="0080220C">
      <w:pPr>
        <w:keepNext/>
        <w:ind w:firstLine="0"/>
      </w:pPr>
      <w:r>
        <w:rPr>
          <w:noProof/>
        </w:rPr>
        <w:drawing>
          <wp:inline distT="0" distB="0" distL="0" distR="0" wp14:anchorId="7F17AC18" wp14:editId="2D12B20A">
            <wp:extent cx="6457950" cy="4384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57950" cy="4384675"/>
                    </a:xfrm>
                    <a:prstGeom prst="rect">
                      <a:avLst/>
                    </a:prstGeom>
                  </pic:spPr>
                </pic:pic>
              </a:graphicData>
            </a:graphic>
          </wp:inline>
        </w:drawing>
      </w:r>
    </w:p>
    <w:p w14:paraId="0B2F68E2" w14:textId="4607648C" w:rsidR="00E613D2" w:rsidRDefault="0080220C" w:rsidP="0080220C">
      <w:pPr>
        <w:pStyle w:val="Caption"/>
        <w:ind w:firstLine="0"/>
      </w:pPr>
      <w:bookmarkStart w:id="107" w:name="_Toc59467907"/>
      <w:r>
        <w:t xml:space="preserve">Figure </w:t>
      </w:r>
      <w:r w:rsidR="00A23492">
        <w:fldChar w:fldCharType="begin"/>
      </w:r>
      <w:r w:rsidR="00A23492">
        <w:instrText xml:space="preserve"> SEQ Figure \* ARABIC </w:instrText>
      </w:r>
      <w:r w:rsidR="00A23492">
        <w:fldChar w:fldCharType="separate"/>
      </w:r>
      <w:r w:rsidR="000930B1">
        <w:rPr>
          <w:noProof/>
        </w:rPr>
        <w:t>21</w:t>
      </w:r>
      <w:r w:rsidR="00A23492">
        <w:rPr>
          <w:noProof/>
        </w:rPr>
        <w:fldChar w:fldCharType="end"/>
      </w:r>
      <w:r>
        <w:t>: Entire test suite execution completion</w:t>
      </w:r>
      <w:bookmarkEnd w:id="107"/>
    </w:p>
    <w:p w14:paraId="5C188E46" w14:textId="77777777" w:rsidR="00E613D2" w:rsidRDefault="00E613D2">
      <w:pPr>
        <w:ind w:firstLine="0"/>
        <w:rPr>
          <w:b/>
          <w:bCs/>
          <w:sz w:val="18"/>
          <w:szCs w:val="18"/>
        </w:rPr>
      </w:pPr>
      <w:r>
        <w:br w:type="page"/>
      </w:r>
    </w:p>
    <w:p w14:paraId="48BBA739" w14:textId="6301F631" w:rsidR="00B3397A" w:rsidRDefault="00D54517" w:rsidP="00D54517">
      <w:pPr>
        <w:pStyle w:val="Header3"/>
        <w:rPr>
          <w:rFonts w:ascii="Cambria" w:hAnsi="Cambria"/>
          <w:sz w:val="24"/>
        </w:rPr>
      </w:pPr>
      <w:bookmarkStart w:id="108" w:name="_Toc59526604"/>
      <w:r w:rsidRPr="00D54517">
        <w:rPr>
          <w:rFonts w:ascii="Cambria" w:hAnsi="Cambria"/>
          <w:sz w:val="24"/>
        </w:rPr>
        <w:lastRenderedPageBreak/>
        <w:t>Tag Specific features execution from terminal</w:t>
      </w:r>
      <w:bookmarkEnd w:id="108"/>
    </w:p>
    <w:p w14:paraId="6C86CFF3" w14:textId="77777777" w:rsidR="00D54517" w:rsidRDefault="00D54517" w:rsidP="00F7062C">
      <w:pPr>
        <w:ind w:firstLine="0"/>
      </w:pPr>
      <w:r>
        <w:rPr>
          <w:noProof/>
        </w:rPr>
        <w:drawing>
          <wp:inline distT="0" distB="0" distL="0" distR="0" wp14:anchorId="5FB7C9F3" wp14:editId="2AA91BE6">
            <wp:extent cx="6457950" cy="4121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57950" cy="412115"/>
                    </a:xfrm>
                    <a:prstGeom prst="rect">
                      <a:avLst/>
                    </a:prstGeom>
                  </pic:spPr>
                </pic:pic>
              </a:graphicData>
            </a:graphic>
          </wp:inline>
        </w:drawing>
      </w:r>
    </w:p>
    <w:p w14:paraId="5D4E945C" w14:textId="0CEE3D1C" w:rsidR="00D54517" w:rsidRDefault="00D54517" w:rsidP="00D54517">
      <w:pPr>
        <w:pStyle w:val="Caption"/>
        <w:ind w:firstLine="0"/>
      </w:pPr>
      <w:bookmarkStart w:id="109" w:name="_Toc59467908"/>
      <w:r>
        <w:t xml:space="preserve">Figure </w:t>
      </w:r>
      <w:r w:rsidR="00A23492">
        <w:fldChar w:fldCharType="begin"/>
      </w:r>
      <w:r w:rsidR="00A23492">
        <w:instrText xml:space="preserve"> SEQ Figure \* ARABIC </w:instrText>
      </w:r>
      <w:r w:rsidR="00A23492">
        <w:fldChar w:fldCharType="separate"/>
      </w:r>
      <w:r w:rsidR="000930B1">
        <w:rPr>
          <w:noProof/>
        </w:rPr>
        <w:t>22</w:t>
      </w:r>
      <w:r w:rsidR="00A23492">
        <w:rPr>
          <w:noProof/>
        </w:rPr>
        <w:fldChar w:fldCharType="end"/>
      </w:r>
      <w:r>
        <w:t>: Tag specific feature execution</w:t>
      </w:r>
      <w:bookmarkEnd w:id="109"/>
    </w:p>
    <w:p w14:paraId="17682E13" w14:textId="77777777" w:rsidR="00350347" w:rsidRPr="00350347" w:rsidRDefault="00350347" w:rsidP="00350347"/>
    <w:p w14:paraId="416555E4" w14:textId="77777777" w:rsidR="00D54517" w:rsidRDefault="00D54517" w:rsidP="00D54517">
      <w:pPr>
        <w:keepNext/>
        <w:ind w:firstLine="0"/>
      </w:pPr>
      <w:r>
        <w:rPr>
          <w:noProof/>
        </w:rPr>
        <w:drawing>
          <wp:inline distT="0" distB="0" distL="0" distR="0" wp14:anchorId="3D1CCA67" wp14:editId="50767682">
            <wp:extent cx="6457950" cy="349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57950" cy="349250"/>
                    </a:xfrm>
                    <a:prstGeom prst="rect">
                      <a:avLst/>
                    </a:prstGeom>
                  </pic:spPr>
                </pic:pic>
              </a:graphicData>
            </a:graphic>
          </wp:inline>
        </w:drawing>
      </w:r>
    </w:p>
    <w:p w14:paraId="4174F090" w14:textId="78EFB9C8" w:rsidR="00D54517" w:rsidRDefault="00D54517" w:rsidP="00D54517">
      <w:pPr>
        <w:pStyle w:val="Caption"/>
        <w:ind w:firstLine="0"/>
      </w:pPr>
      <w:bookmarkStart w:id="110" w:name="_Toc59467909"/>
      <w:r>
        <w:t xml:space="preserve">Figure </w:t>
      </w:r>
      <w:r w:rsidR="00A23492">
        <w:fldChar w:fldCharType="begin"/>
      </w:r>
      <w:r w:rsidR="00A23492">
        <w:instrText xml:space="preserve"> SEQ Figure \* ARABIC </w:instrText>
      </w:r>
      <w:r w:rsidR="00A23492">
        <w:fldChar w:fldCharType="separate"/>
      </w:r>
      <w:r w:rsidR="000930B1">
        <w:rPr>
          <w:noProof/>
        </w:rPr>
        <w:t>23</w:t>
      </w:r>
      <w:r w:rsidR="00A23492">
        <w:rPr>
          <w:noProof/>
        </w:rPr>
        <w:fldChar w:fldCharType="end"/>
      </w:r>
      <w:r>
        <w:t>: Tag specific feature execution (API SECURITY)</w:t>
      </w:r>
      <w:bookmarkEnd w:id="110"/>
    </w:p>
    <w:p w14:paraId="508495DD" w14:textId="77F95324" w:rsidR="00D54517" w:rsidRDefault="00D54517" w:rsidP="00D54517">
      <w:pPr>
        <w:ind w:firstLine="0"/>
      </w:pPr>
    </w:p>
    <w:p w14:paraId="46A564CB" w14:textId="77777777" w:rsidR="004D327C" w:rsidRDefault="004D327C" w:rsidP="004D327C">
      <w:pPr>
        <w:keepNext/>
        <w:ind w:firstLine="0"/>
      </w:pPr>
      <w:r>
        <w:rPr>
          <w:noProof/>
        </w:rPr>
        <w:drawing>
          <wp:inline distT="0" distB="0" distL="0" distR="0" wp14:anchorId="23B99DF8" wp14:editId="47AC0692">
            <wp:extent cx="6457950" cy="38017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57950" cy="3801745"/>
                    </a:xfrm>
                    <a:prstGeom prst="rect">
                      <a:avLst/>
                    </a:prstGeom>
                  </pic:spPr>
                </pic:pic>
              </a:graphicData>
            </a:graphic>
          </wp:inline>
        </w:drawing>
      </w:r>
    </w:p>
    <w:p w14:paraId="32F784B7" w14:textId="1C96A88D" w:rsidR="00D54517" w:rsidRDefault="004D327C" w:rsidP="004D327C">
      <w:pPr>
        <w:pStyle w:val="Caption"/>
        <w:ind w:firstLine="0"/>
      </w:pPr>
      <w:bookmarkStart w:id="111" w:name="_Toc59467910"/>
      <w:r>
        <w:t xml:space="preserve">Figure </w:t>
      </w:r>
      <w:r w:rsidR="00A23492">
        <w:fldChar w:fldCharType="begin"/>
      </w:r>
      <w:r w:rsidR="00A23492">
        <w:instrText xml:space="preserve"> SEQ Figure \* ARABIC </w:instrText>
      </w:r>
      <w:r w:rsidR="00A23492">
        <w:fldChar w:fldCharType="separate"/>
      </w:r>
      <w:r w:rsidR="000930B1">
        <w:rPr>
          <w:noProof/>
        </w:rPr>
        <w:t>24</w:t>
      </w:r>
      <w:r w:rsidR="00A23492">
        <w:rPr>
          <w:noProof/>
        </w:rPr>
        <w:fldChar w:fldCharType="end"/>
      </w:r>
      <w:r>
        <w:t>: Tag specific test execution</w:t>
      </w:r>
      <w:bookmarkEnd w:id="111"/>
    </w:p>
    <w:p w14:paraId="05DC94A9" w14:textId="1013CEBA" w:rsidR="00650A81" w:rsidRDefault="00650A81" w:rsidP="00650A81"/>
    <w:p w14:paraId="7DDD6092" w14:textId="77777777" w:rsidR="000930B1" w:rsidRDefault="00650A81" w:rsidP="000930B1">
      <w:pPr>
        <w:keepNext/>
        <w:ind w:firstLine="0"/>
      </w:pPr>
      <w:r>
        <w:rPr>
          <w:noProof/>
        </w:rPr>
        <w:drawing>
          <wp:inline distT="0" distB="0" distL="0" distR="0" wp14:anchorId="030F9F8D" wp14:editId="510B6BE3">
            <wp:extent cx="6457950" cy="14198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57950" cy="1419860"/>
                    </a:xfrm>
                    <a:prstGeom prst="rect">
                      <a:avLst/>
                    </a:prstGeom>
                  </pic:spPr>
                </pic:pic>
              </a:graphicData>
            </a:graphic>
          </wp:inline>
        </w:drawing>
      </w:r>
    </w:p>
    <w:p w14:paraId="62EE72A3" w14:textId="4BEE68E8" w:rsidR="00650A81" w:rsidRPr="00650A81" w:rsidRDefault="000930B1" w:rsidP="000930B1">
      <w:pPr>
        <w:pStyle w:val="Caption"/>
        <w:ind w:firstLine="0"/>
      </w:pPr>
      <w:bookmarkStart w:id="112" w:name="_Toc59467911"/>
      <w:r>
        <w:t xml:space="preserve">Figure </w:t>
      </w:r>
      <w:r w:rsidR="00A23492">
        <w:fldChar w:fldCharType="begin"/>
      </w:r>
      <w:r w:rsidR="00A23492">
        <w:instrText xml:space="preserve"> SEQ Figure \* ARABIC </w:instrText>
      </w:r>
      <w:r w:rsidR="00A23492">
        <w:fldChar w:fldCharType="separate"/>
      </w:r>
      <w:r>
        <w:rPr>
          <w:noProof/>
        </w:rPr>
        <w:t>25</w:t>
      </w:r>
      <w:r w:rsidR="00A23492">
        <w:rPr>
          <w:noProof/>
        </w:rPr>
        <w:fldChar w:fldCharType="end"/>
      </w:r>
      <w:r>
        <w:t>: System configuration in single page report</w:t>
      </w:r>
      <w:bookmarkEnd w:id="112"/>
    </w:p>
    <w:sectPr w:rsidR="00650A81" w:rsidRPr="00650A81" w:rsidSect="008A4CF9">
      <w:headerReference w:type="default" r:id="rId42"/>
      <w:footerReference w:type="default" r:id="rId43"/>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DDC9DF" w14:textId="77777777" w:rsidR="00A23492" w:rsidRDefault="00A23492" w:rsidP="008A4CF9">
      <w:r>
        <w:separator/>
      </w:r>
    </w:p>
  </w:endnote>
  <w:endnote w:type="continuationSeparator" w:id="0">
    <w:p w14:paraId="31B6633C" w14:textId="77777777" w:rsidR="00A23492" w:rsidRDefault="00A23492"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C241E1" w:rsidRDefault="00C241E1">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C241E1" w14:paraId="19249A60" w14:textId="77777777">
      <w:tc>
        <w:tcPr>
          <w:tcW w:w="3958" w:type="dxa"/>
          <w:tcBorders>
            <w:left w:val="nil"/>
            <w:bottom w:val="nil"/>
            <w:right w:val="nil"/>
          </w:tcBorders>
          <w:shd w:val="clear" w:color="auto" w:fill="auto"/>
        </w:tcPr>
        <w:p w14:paraId="6A07F7D3" w14:textId="77777777" w:rsidR="00C241E1" w:rsidRDefault="00C241E1">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C241E1" w:rsidRDefault="00C241E1">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14:paraId="002EA961" w14:textId="22669661" w:rsidR="00C241E1" w:rsidRDefault="00C241E1">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1A4477">
                <w:rPr>
                  <w:b/>
                  <w:bCs/>
                  <w:noProof/>
                  <w:sz w:val="20"/>
                  <w:szCs w:val="20"/>
                </w:rPr>
                <w:t>21</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1A4477">
                <w:rPr>
                  <w:b/>
                  <w:bCs/>
                  <w:noProof/>
                  <w:sz w:val="20"/>
                  <w:szCs w:val="20"/>
                </w:rPr>
                <w:t>23</w:t>
              </w:r>
              <w:r>
                <w:rPr>
                  <w:b/>
                  <w:bCs/>
                  <w:sz w:val="20"/>
                  <w:szCs w:val="20"/>
                </w:rPr>
                <w:fldChar w:fldCharType="end"/>
              </w:r>
            </w:p>
          </w:sdtContent>
        </w:sdt>
      </w:tc>
    </w:tr>
  </w:tbl>
  <w:p w14:paraId="2C4307D4" w14:textId="77777777" w:rsidR="00C241E1" w:rsidRDefault="00C241E1">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288659" w14:textId="77777777" w:rsidR="00A23492" w:rsidRDefault="00A23492" w:rsidP="008A4CF9">
      <w:r>
        <w:separator/>
      </w:r>
    </w:p>
  </w:footnote>
  <w:footnote w:type="continuationSeparator" w:id="0">
    <w:p w14:paraId="1F70FDF5" w14:textId="77777777" w:rsidR="00A23492" w:rsidRDefault="00A23492"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C241E1" w:rsidRDefault="00C241E1">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C241E1" w14:paraId="6A670CE4" w14:textId="77777777">
      <w:tc>
        <w:tcPr>
          <w:tcW w:w="6769" w:type="dxa"/>
          <w:tcBorders>
            <w:top w:val="nil"/>
            <w:left w:val="nil"/>
            <w:bottom w:val="nil"/>
            <w:right w:val="nil"/>
          </w:tcBorders>
          <w:shd w:val="clear" w:color="auto" w:fill="auto"/>
        </w:tcPr>
        <w:p w14:paraId="2461AC47" w14:textId="77777777" w:rsidR="00C241E1" w:rsidRDefault="00C241E1"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C241E1" w:rsidRDefault="00C241E1">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C241E1" w:rsidRDefault="00C241E1">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890C71"/>
    <w:multiLevelType w:val="hybridMultilevel"/>
    <w:tmpl w:val="E1868A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1CD0D3A"/>
    <w:multiLevelType w:val="hybridMultilevel"/>
    <w:tmpl w:val="CB565B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363B36BA"/>
    <w:multiLevelType w:val="hybridMultilevel"/>
    <w:tmpl w:val="891EAB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44121836"/>
    <w:multiLevelType w:val="hybridMultilevel"/>
    <w:tmpl w:val="02C460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735F63D1"/>
    <w:multiLevelType w:val="hybridMultilevel"/>
    <w:tmpl w:val="EF0AFAB6"/>
    <w:lvl w:ilvl="0" w:tplc="AE188098">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5"/>
  </w:num>
  <w:num w:numId="2">
    <w:abstractNumId w:val="2"/>
  </w:num>
  <w:num w:numId="3">
    <w:abstractNumId w:val="8"/>
  </w:num>
  <w:num w:numId="4">
    <w:abstractNumId w:val="6"/>
  </w:num>
  <w:num w:numId="5">
    <w:abstractNumId w:val="7"/>
  </w:num>
  <w:num w:numId="6">
    <w:abstractNumId w:val="4"/>
  </w:num>
  <w:num w:numId="7">
    <w:abstractNumId w:val="0"/>
  </w:num>
  <w:num w:numId="8">
    <w:abstractNumId w:val="3"/>
  </w:num>
  <w:num w:numId="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mit Das">
    <w15:presenceInfo w15:providerId="AD" w15:userId="S-1-5-21-1594105604-433220334-1481692675-1114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155B1"/>
    <w:rsid w:val="00026663"/>
    <w:rsid w:val="00033607"/>
    <w:rsid w:val="000424E9"/>
    <w:rsid w:val="000546D6"/>
    <w:rsid w:val="000556AA"/>
    <w:rsid w:val="00070F82"/>
    <w:rsid w:val="00072104"/>
    <w:rsid w:val="00090707"/>
    <w:rsid w:val="000930B1"/>
    <w:rsid w:val="000D4D95"/>
    <w:rsid w:val="00116683"/>
    <w:rsid w:val="00151D40"/>
    <w:rsid w:val="001564DF"/>
    <w:rsid w:val="00162906"/>
    <w:rsid w:val="00165100"/>
    <w:rsid w:val="001756DD"/>
    <w:rsid w:val="00177411"/>
    <w:rsid w:val="001970F6"/>
    <w:rsid w:val="001A1F2D"/>
    <w:rsid w:val="001A4477"/>
    <w:rsid w:val="001B7D48"/>
    <w:rsid w:val="001E08E2"/>
    <w:rsid w:val="001E4E1C"/>
    <w:rsid w:val="00212C1F"/>
    <w:rsid w:val="00215276"/>
    <w:rsid w:val="00220C50"/>
    <w:rsid w:val="00222399"/>
    <w:rsid w:val="00223893"/>
    <w:rsid w:val="00230C9B"/>
    <w:rsid w:val="002337D6"/>
    <w:rsid w:val="002802C1"/>
    <w:rsid w:val="00282EA0"/>
    <w:rsid w:val="002830E2"/>
    <w:rsid w:val="00292CB6"/>
    <w:rsid w:val="002B42FC"/>
    <w:rsid w:val="002E56F7"/>
    <w:rsid w:val="003114AA"/>
    <w:rsid w:val="0031680F"/>
    <w:rsid w:val="00330E35"/>
    <w:rsid w:val="00350347"/>
    <w:rsid w:val="00353B36"/>
    <w:rsid w:val="003D3AE8"/>
    <w:rsid w:val="003F4988"/>
    <w:rsid w:val="0041102D"/>
    <w:rsid w:val="0042722C"/>
    <w:rsid w:val="00486F4B"/>
    <w:rsid w:val="004968C3"/>
    <w:rsid w:val="004A5936"/>
    <w:rsid w:val="004B731A"/>
    <w:rsid w:val="004C1EA2"/>
    <w:rsid w:val="004C46A6"/>
    <w:rsid w:val="004C471C"/>
    <w:rsid w:val="004D327C"/>
    <w:rsid w:val="004F099E"/>
    <w:rsid w:val="00505A0E"/>
    <w:rsid w:val="00576935"/>
    <w:rsid w:val="005A0050"/>
    <w:rsid w:val="005A28C8"/>
    <w:rsid w:val="005A6CEB"/>
    <w:rsid w:val="005F1155"/>
    <w:rsid w:val="005F361B"/>
    <w:rsid w:val="005F75CB"/>
    <w:rsid w:val="00617E3C"/>
    <w:rsid w:val="00626783"/>
    <w:rsid w:val="00640673"/>
    <w:rsid w:val="00650A81"/>
    <w:rsid w:val="00656931"/>
    <w:rsid w:val="00662E8C"/>
    <w:rsid w:val="006765EE"/>
    <w:rsid w:val="006878DC"/>
    <w:rsid w:val="006C40C5"/>
    <w:rsid w:val="00703E7A"/>
    <w:rsid w:val="0071299F"/>
    <w:rsid w:val="00713D78"/>
    <w:rsid w:val="00717400"/>
    <w:rsid w:val="007312C3"/>
    <w:rsid w:val="007349DA"/>
    <w:rsid w:val="00737B55"/>
    <w:rsid w:val="00750A4A"/>
    <w:rsid w:val="00771735"/>
    <w:rsid w:val="00782741"/>
    <w:rsid w:val="007D1EAC"/>
    <w:rsid w:val="007F106D"/>
    <w:rsid w:val="008004AB"/>
    <w:rsid w:val="0080220C"/>
    <w:rsid w:val="0083188E"/>
    <w:rsid w:val="00851AB2"/>
    <w:rsid w:val="00854666"/>
    <w:rsid w:val="00876B18"/>
    <w:rsid w:val="00886E47"/>
    <w:rsid w:val="00893CA0"/>
    <w:rsid w:val="008A185F"/>
    <w:rsid w:val="008A4CF9"/>
    <w:rsid w:val="008D13E1"/>
    <w:rsid w:val="008D18C2"/>
    <w:rsid w:val="008F02E5"/>
    <w:rsid w:val="00910D0A"/>
    <w:rsid w:val="00940D67"/>
    <w:rsid w:val="00941347"/>
    <w:rsid w:val="00962B2E"/>
    <w:rsid w:val="0098096E"/>
    <w:rsid w:val="009A5FDE"/>
    <w:rsid w:val="009A63D4"/>
    <w:rsid w:val="009C3395"/>
    <w:rsid w:val="009C4B51"/>
    <w:rsid w:val="009C5F75"/>
    <w:rsid w:val="009C7557"/>
    <w:rsid w:val="009F2F7C"/>
    <w:rsid w:val="00A168A0"/>
    <w:rsid w:val="00A23492"/>
    <w:rsid w:val="00A265E9"/>
    <w:rsid w:val="00A56601"/>
    <w:rsid w:val="00A60D1E"/>
    <w:rsid w:val="00A7563B"/>
    <w:rsid w:val="00A80C50"/>
    <w:rsid w:val="00A96E5E"/>
    <w:rsid w:val="00AB6828"/>
    <w:rsid w:val="00AB6AAE"/>
    <w:rsid w:val="00AC7934"/>
    <w:rsid w:val="00AE0397"/>
    <w:rsid w:val="00AF11B2"/>
    <w:rsid w:val="00B3397A"/>
    <w:rsid w:val="00B51CC4"/>
    <w:rsid w:val="00B86298"/>
    <w:rsid w:val="00B9554B"/>
    <w:rsid w:val="00BA7F96"/>
    <w:rsid w:val="00BB247B"/>
    <w:rsid w:val="00BF0436"/>
    <w:rsid w:val="00BF0A35"/>
    <w:rsid w:val="00BF32A8"/>
    <w:rsid w:val="00C0032B"/>
    <w:rsid w:val="00C15CFB"/>
    <w:rsid w:val="00C241E1"/>
    <w:rsid w:val="00C522B0"/>
    <w:rsid w:val="00C91582"/>
    <w:rsid w:val="00C95218"/>
    <w:rsid w:val="00CB3541"/>
    <w:rsid w:val="00CC3C4F"/>
    <w:rsid w:val="00CD5500"/>
    <w:rsid w:val="00CD7AA7"/>
    <w:rsid w:val="00CE4487"/>
    <w:rsid w:val="00D51C1F"/>
    <w:rsid w:val="00D54517"/>
    <w:rsid w:val="00D63918"/>
    <w:rsid w:val="00D802B8"/>
    <w:rsid w:val="00D826E0"/>
    <w:rsid w:val="00DA23E6"/>
    <w:rsid w:val="00DB21C7"/>
    <w:rsid w:val="00DC4F7F"/>
    <w:rsid w:val="00DE67C2"/>
    <w:rsid w:val="00DF2054"/>
    <w:rsid w:val="00DF4503"/>
    <w:rsid w:val="00E0700C"/>
    <w:rsid w:val="00E26B8A"/>
    <w:rsid w:val="00E302D7"/>
    <w:rsid w:val="00E30602"/>
    <w:rsid w:val="00E4008A"/>
    <w:rsid w:val="00E613D2"/>
    <w:rsid w:val="00E71EC6"/>
    <w:rsid w:val="00E763C2"/>
    <w:rsid w:val="00E8216F"/>
    <w:rsid w:val="00EA6B73"/>
    <w:rsid w:val="00EE093A"/>
    <w:rsid w:val="00EE5E36"/>
    <w:rsid w:val="00F00A98"/>
    <w:rsid w:val="00F06F2F"/>
    <w:rsid w:val="00F13AB2"/>
    <w:rsid w:val="00F227B5"/>
    <w:rsid w:val="00F233DB"/>
    <w:rsid w:val="00F36DF7"/>
    <w:rsid w:val="00F408CD"/>
    <w:rsid w:val="00F6273B"/>
    <w:rsid w:val="00F7062C"/>
    <w:rsid w:val="00F8279B"/>
    <w:rsid w:val="00FC65AE"/>
    <w:rsid w:val="00FE1044"/>
    <w:rsid w:val="00FF38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paragraph" w:customStyle="1" w:styleId="Header3">
    <w:name w:val="Header___3"/>
    <w:basedOn w:val="Heading3"/>
    <w:link w:val="Header3Char"/>
    <w:qFormat/>
    <w:rsid w:val="00DF4503"/>
    <w:rPr>
      <w:rFonts w:asciiTheme="majorHAnsi" w:hAnsiTheme="majorHAnsi"/>
      <w:b w:val="0"/>
    </w:rPr>
  </w:style>
  <w:style w:type="character" w:styleId="Mention">
    <w:name w:val="Mention"/>
    <w:basedOn w:val="DefaultParagraphFont"/>
    <w:uiPriority w:val="99"/>
    <w:semiHidden/>
    <w:unhideWhenUsed/>
    <w:rsid w:val="0031680F"/>
    <w:rPr>
      <w:color w:val="2B579A"/>
      <w:shd w:val="clear" w:color="auto" w:fill="E6E6E6"/>
    </w:rPr>
  </w:style>
  <w:style w:type="character" w:customStyle="1" w:styleId="Header3Char">
    <w:name w:val="Header___3 Char"/>
    <w:basedOn w:val="Heading3Char"/>
    <w:link w:val="Header3"/>
    <w:rsid w:val="00DF4503"/>
    <w:rPr>
      <w:rFonts w:asciiTheme="majorHAnsi" w:eastAsia="Times New Roman" w:hAnsiTheme="majorHAnsi" w:cs="Times New Roman"/>
      <w:b w:val="0"/>
      <w:sz w:val="20"/>
      <w:szCs w:val="24"/>
      <w:lang w:bidi="en-US"/>
    </w:rPr>
  </w:style>
  <w:style w:type="paragraph" w:styleId="TableofFigures">
    <w:name w:val="table of figures"/>
    <w:basedOn w:val="Normal"/>
    <w:next w:val="Normal"/>
    <w:uiPriority w:val="99"/>
    <w:unhideWhenUsed/>
    <w:rsid w:val="00C915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630823">
      <w:bodyDiv w:val="1"/>
      <w:marLeft w:val="0"/>
      <w:marRight w:val="0"/>
      <w:marTop w:val="0"/>
      <w:marBottom w:val="0"/>
      <w:divBdr>
        <w:top w:val="none" w:sz="0" w:space="0" w:color="auto"/>
        <w:left w:val="none" w:sz="0" w:space="0" w:color="auto"/>
        <w:bottom w:val="none" w:sz="0" w:space="0" w:color="auto"/>
        <w:right w:val="none" w:sz="0" w:space="0" w:color="auto"/>
      </w:divBdr>
    </w:div>
    <w:div w:id="626744815">
      <w:bodyDiv w:val="1"/>
      <w:marLeft w:val="0"/>
      <w:marRight w:val="0"/>
      <w:marTop w:val="0"/>
      <w:marBottom w:val="0"/>
      <w:divBdr>
        <w:top w:val="none" w:sz="0" w:space="0" w:color="auto"/>
        <w:left w:val="none" w:sz="0" w:space="0" w:color="auto"/>
        <w:bottom w:val="none" w:sz="0" w:space="0" w:color="auto"/>
        <w:right w:val="none" w:sz="0" w:space="0" w:color="auto"/>
      </w:divBdr>
    </w:div>
    <w:div w:id="1111556808">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880705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github.com/99002591/fadrdemoSerenity" TargetMode="External"/><Relationship Id="rId34" Type="http://schemas.openxmlformats.org/officeDocument/2006/relationships/image" Target="media/image20.png"/><Relationship Id="rId42" Type="http://schemas.openxmlformats.org/officeDocument/2006/relationships/header" Target="header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microsoft.com/office/2011/relationships/people" Target="peop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1.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yperlink" Target="https://github.com/99002591/fadrdemoSerenity"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58E5DA4-48E8-4698-9AFE-5C33C5FB65B9}">
  <ds:schemaRefs>
    <ds:schemaRef ds:uri="http://schemas.openxmlformats.org/officeDocument/2006/bibliography"/>
  </ds:schemaRefs>
</ds:datastoreItem>
</file>

<file path=customXml/itemProps6.xml><?xml version="1.0" encoding="utf-8"?>
<ds:datastoreItem xmlns:ds="http://schemas.openxmlformats.org/officeDocument/2006/customXml" ds:itemID="{08DD4DC1-E370-4B25-80D5-218F53EDE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TotalTime>
  <Pages>23</Pages>
  <Words>2855</Words>
  <Characters>16278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description/>
  <cp:lastModifiedBy>Amit Das</cp:lastModifiedBy>
  <cp:revision>117</cp:revision>
  <cp:lastPrinted>2014-03-29T07:34:00Z</cp:lastPrinted>
  <dcterms:created xsi:type="dcterms:W3CDTF">2020-05-19T11:42:00Z</dcterms:created>
  <dcterms:modified xsi:type="dcterms:W3CDTF">2020-12-22T09:19:00Z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